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C60E37" w14:textId="77777777" w:rsidR="00CD6E3A" w:rsidRPr="00F42D7C" w:rsidRDefault="009147C7">
      <w:pPr>
        <w:rPr>
          <w:rFonts w:ascii="Times New Roman" w:hAnsi="Times New Roman" w:cs="Times New Roman"/>
        </w:rPr>
      </w:pPr>
      <w:bookmarkStart w:id="0" w:name="_GoBack"/>
      <w:bookmarkEnd w:id="0"/>
      <w:r w:rsidRPr="00F42D7C">
        <w:rPr>
          <w:rFonts w:ascii="Times New Roman" w:hAnsi="Times New Roman" w:cs="Times New Roman"/>
          <w:noProof/>
          <w:lang w:eastAsia="ko-KR"/>
        </w:rPr>
        <w:drawing>
          <wp:anchor distT="0" distB="0" distL="114300" distR="114300" simplePos="0" relativeHeight="251659264" behindDoc="1" locked="0" layoutInCell="0" allowOverlap="1" wp14:anchorId="639E63AE" wp14:editId="4E6307A4">
            <wp:simplePos x="0" y="0"/>
            <wp:positionH relativeFrom="page">
              <wp:posOffset>1142365</wp:posOffset>
            </wp:positionH>
            <wp:positionV relativeFrom="page">
              <wp:posOffset>359410</wp:posOffset>
            </wp:positionV>
            <wp:extent cx="1567180" cy="546100"/>
            <wp:effectExtent l="0" t="0" r="0" b="635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567180" cy="546100"/>
                    </a:xfrm>
                    <a:prstGeom prst="rect">
                      <a:avLst/>
                    </a:prstGeom>
                    <a:noFill/>
                    <a:ln>
                      <a:noFill/>
                    </a:ln>
                  </pic:spPr>
                </pic:pic>
              </a:graphicData>
            </a:graphic>
          </wp:anchor>
        </w:drawing>
      </w:r>
    </w:p>
    <w:p w14:paraId="721C3981" w14:textId="77777777" w:rsidR="00EF3D0F" w:rsidRPr="00F42D7C" w:rsidRDefault="00EF3D0F" w:rsidP="00EF3D0F">
      <w:pPr>
        <w:autoSpaceDE w:val="0"/>
        <w:autoSpaceDN w:val="0"/>
        <w:adjustRightInd w:val="0"/>
        <w:jc w:val="left"/>
        <w:rPr>
          <w:rFonts w:ascii="Times New Roman" w:hAnsi="Times New Roman" w:cs="Times New Roman"/>
          <w:b/>
          <w:bCs/>
          <w:kern w:val="0"/>
          <w:sz w:val="20"/>
          <w:szCs w:val="20"/>
          <w:lang w:val="en-US"/>
        </w:rPr>
      </w:pPr>
      <w:r w:rsidRPr="00F42D7C">
        <w:rPr>
          <w:rFonts w:ascii="Times New Roman" w:hAnsi="Times New Roman" w:cs="Times New Roman"/>
          <w:b/>
          <w:bCs/>
          <w:kern w:val="0"/>
          <w:sz w:val="20"/>
          <w:szCs w:val="20"/>
          <w:lang w:val="en-US"/>
        </w:rPr>
        <w:t>School of Information Technologies</w:t>
      </w:r>
    </w:p>
    <w:p w14:paraId="3FD70EC9" w14:textId="77777777" w:rsidR="00EF3D0F" w:rsidRPr="00F42D7C" w:rsidRDefault="00EF3D0F" w:rsidP="00EF3D0F">
      <w:pPr>
        <w:rPr>
          <w:rFonts w:ascii="Times New Roman" w:hAnsi="Times New Roman" w:cs="Times New Roman"/>
          <w:kern w:val="0"/>
          <w:sz w:val="20"/>
          <w:szCs w:val="20"/>
          <w:lang w:val="en-US"/>
        </w:rPr>
      </w:pPr>
      <w:r w:rsidRPr="00F42D7C">
        <w:rPr>
          <w:rFonts w:ascii="Times New Roman" w:hAnsi="Times New Roman" w:cs="Times New Roman"/>
          <w:kern w:val="0"/>
          <w:sz w:val="20"/>
          <w:szCs w:val="20"/>
          <w:lang w:val="en-US"/>
        </w:rPr>
        <w:t>Faculty of Engineering &amp; IT</w:t>
      </w:r>
    </w:p>
    <w:p w14:paraId="385F17DA" w14:textId="77777777" w:rsidR="00EF3D0F" w:rsidRPr="00F42D7C" w:rsidRDefault="00EF3D0F" w:rsidP="00EF3D0F">
      <w:pPr>
        <w:rPr>
          <w:rFonts w:ascii="Times New Roman" w:eastAsia="Arial" w:hAnsi="Times New Roman" w:cs="Times New Roman"/>
          <w:b/>
          <w:kern w:val="0"/>
          <w:sz w:val="20"/>
          <w:szCs w:val="20"/>
          <w:lang w:eastAsia="en-GB"/>
        </w:rPr>
      </w:pPr>
    </w:p>
    <w:p w14:paraId="3322D013" w14:textId="77777777" w:rsidR="00CD6E3A" w:rsidRPr="00F42D7C" w:rsidRDefault="00CD6E3A">
      <w:pPr>
        <w:widowControl/>
        <w:spacing w:line="240" w:lineRule="exact"/>
        <w:ind w:left="20"/>
        <w:jc w:val="left"/>
        <w:outlineLvl w:val="0"/>
        <w:rPr>
          <w:rFonts w:ascii="Times New Roman" w:eastAsia="Arial" w:hAnsi="Times New Roman" w:cs="Times New Roman"/>
          <w:b/>
          <w:kern w:val="0"/>
          <w:sz w:val="20"/>
          <w:szCs w:val="20"/>
          <w:lang w:eastAsia="en-GB"/>
        </w:rPr>
      </w:pPr>
    </w:p>
    <w:p w14:paraId="5995467D" w14:textId="77777777" w:rsidR="00CD6E3A" w:rsidRPr="00F42D7C" w:rsidRDefault="009147C7" w:rsidP="00E21888">
      <w:pPr>
        <w:rPr>
          <w:rFonts w:ascii="Times New Roman" w:eastAsia="Arial" w:hAnsi="Times New Roman" w:cs="Times New Roman"/>
          <w:b/>
          <w:kern w:val="0"/>
          <w:sz w:val="20"/>
          <w:szCs w:val="20"/>
          <w:lang w:eastAsia="en-GB"/>
        </w:rPr>
      </w:pPr>
      <w:bookmarkStart w:id="1" w:name="_Toc494276433"/>
      <w:bookmarkStart w:id="2" w:name="_Toc494276582"/>
      <w:bookmarkStart w:id="3" w:name="_Toc494277574"/>
      <w:bookmarkStart w:id="4" w:name="_Toc494288441"/>
      <w:bookmarkStart w:id="5" w:name="_Toc494290914"/>
      <w:bookmarkStart w:id="6" w:name="_Toc494291948"/>
      <w:bookmarkStart w:id="7" w:name="_Toc494294768"/>
      <w:r w:rsidRPr="00F42D7C">
        <w:rPr>
          <w:rStyle w:val="Strong"/>
          <w:rFonts w:ascii="Times New Roman" w:hAnsi="Times New Roman" w:cs="Times New Roman"/>
        </w:rPr>
        <w:t>ASSIGNMENT/PROJECT COVERSHEET</w:t>
      </w:r>
      <w:r w:rsidRPr="00F42D7C">
        <w:rPr>
          <w:rFonts w:ascii="Times New Roman" w:eastAsia="Arial" w:hAnsi="Times New Roman" w:cs="Times New Roman"/>
          <w:b/>
          <w:kern w:val="0"/>
          <w:sz w:val="20"/>
          <w:szCs w:val="20"/>
          <w:lang w:eastAsia="en-GB"/>
        </w:rPr>
        <w:t xml:space="preserve"> - GROUP ASSESSMENT</w:t>
      </w:r>
      <w:bookmarkEnd w:id="1"/>
      <w:bookmarkEnd w:id="2"/>
      <w:bookmarkEnd w:id="3"/>
      <w:bookmarkEnd w:id="4"/>
      <w:bookmarkEnd w:id="5"/>
      <w:bookmarkEnd w:id="6"/>
      <w:bookmarkEnd w:id="7"/>
    </w:p>
    <w:p w14:paraId="4EBDFE3A" w14:textId="77777777" w:rsidR="00CD6E3A" w:rsidRPr="00F42D7C" w:rsidRDefault="00CD6E3A">
      <w:pPr>
        <w:widowControl/>
        <w:spacing w:line="240" w:lineRule="exact"/>
        <w:ind w:left="20"/>
        <w:jc w:val="left"/>
        <w:outlineLvl w:val="0"/>
        <w:rPr>
          <w:rFonts w:ascii="Times New Roman" w:eastAsia="Arial" w:hAnsi="Times New Roman" w:cs="Times New Roman"/>
          <w:b/>
          <w:kern w:val="0"/>
          <w:sz w:val="20"/>
          <w:szCs w:val="20"/>
          <w:lang w:eastAsia="en-GB"/>
        </w:rPr>
      </w:pPr>
    </w:p>
    <w:p w14:paraId="69CEE896" w14:textId="77777777" w:rsidR="00CD6E3A" w:rsidRPr="00F42D7C" w:rsidRDefault="009147C7" w:rsidP="00B46B0A">
      <w:pPr>
        <w:rPr>
          <w:rFonts w:ascii="Times New Roman" w:eastAsia="Arial" w:hAnsi="Times New Roman" w:cs="Times New Roman"/>
          <w:b/>
          <w:kern w:val="0"/>
          <w:sz w:val="20"/>
          <w:szCs w:val="20"/>
          <w:lang w:eastAsia="en-GB"/>
        </w:rPr>
      </w:pPr>
      <w:bookmarkStart w:id="8" w:name="_Toc494276434"/>
      <w:bookmarkStart w:id="9" w:name="_Toc494276583"/>
      <w:bookmarkStart w:id="10" w:name="_Toc494277575"/>
      <w:bookmarkStart w:id="11" w:name="_Toc494288442"/>
      <w:bookmarkStart w:id="12" w:name="_Toc494290915"/>
      <w:bookmarkStart w:id="13" w:name="_Toc494291949"/>
      <w:bookmarkStart w:id="14" w:name="_Toc494294769"/>
      <w:r w:rsidRPr="00F42D7C">
        <w:rPr>
          <w:rFonts w:ascii="Times New Roman" w:eastAsia="Arial" w:hAnsi="Times New Roman" w:cs="Times New Roman"/>
          <w:b/>
          <w:kern w:val="0"/>
          <w:sz w:val="20"/>
          <w:szCs w:val="20"/>
          <w:lang w:eastAsia="en-GB"/>
        </w:rPr>
        <w:t>Unit of Study:         COMP5048</w:t>
      </w:r>
      <w:bookmarkEnd w:id="8"/>
      <w:bookmarkEnd w:id="9"/>
      <w:bookmarkEnd w:id="10"/>
      <w:bookmarkEnd w:id="11"/>
      <w:bookmarkEnd w:id="12"/>
      <w:bookmarkEnd w:id="13"/>
      <w:bookmarkEnd w:id="14"/>
    </w:p>
    <w:bookmarkStart w:id="15" w:name="_Toc494276435"/>
    <w:bookmarkStart w:id="16" w:name="_Toc494276584"/>
    <w:bookmarkStart w:id="17" w:name="_Toc494277576"/>
    <w:bookmarkStart w:id="18" w:name="_Toc494288443"/>
    <w:bookmarkStart w:id="19" w:name="_Toc494290916"/>
    <w:bookmarkStart w:id="20" w:name="_Toc494291950"/>
    <w:bookmarkStart w:id="21" w:name="_Toc494294770"/>
    <w:p w14:paraId="41BDA373" w14:textId="256B3235" w:rsidR="00CD6E3A" w:rsidRPr="00F42D7C" w:rsidRDefault="00BF72BA" w:rsidP="00B46B0A">
      <w:pPr>
        <w:rPr>
          <w:rFonts w:ascii="Times New Roman" w:eastAsia="Arial" w:hAnsi="Times New Roman" w:cs="Times New Roman"/>
          <w:b/>
          <w:kern w:val="0"/>
          <w:sz w:val="20"/>
          <w:szCs w:val="20"/>
          <w:lang w:eastAsia="en-GB"/>
        </w:rPr>
      </w:pPr>
      <w:r>
        <w:rPr>
          <w:rFonts w:ascii="Times New Roman" w:eastAsia="Arial" w:hAnsi="Times New Roman" w:cs="Times New Roman"/>
          <w:b/>
          <w:noProof/>
          <w:kern w:val="0"/>
          <w:sz w:val="20"/>
          <w:szCs w:val="20"/>
          <w:lang w:eastAsia="ko-KR"/>
        </w:rPr>
        <mc:AlternateContent>
          <mc:Choice Requires="wps">
            <w:drawing>
              <wp:anchor distT="4294967294" distB="4294967294" distL="114300" distR="114300" simplePos="0" relativeHeight="251652096" behindDoc="1" locked="0" layoutInCell="0" allowOverlap="1" wp14:anchorId="4828FAF7" wp14:editId="59582408">
                <wp:simplePos x="0" y="0"/>
                <wp:positionH relativeFrom="column">
                  <wp:posOffset>836930</wp:posOffset>
                </wp:positionH>
                <wp:positionV relativeFrom="paragraph">
                  <wp:posOffset>2539</wp:posOffset>
                </wp:positionV>
                <wp:extent cx="4196715" cy="0"/>
                <wp:effectExtent l="0" t="0" r="13335" b="0"/>
                <wp:wrapNone/>
                <wp:docPr id="21"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6715" cy="0"/>
                        </a:xfrm>
                        <a:prstGeom prst="line">
                          <a:avLst/>
                        </a:prstGeom>
                        <a:noFill/>
                        <a:ln w="13716">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151941C5" id="直接连接符 4" o:spid="_x0000_s1026" style="position:absolute;z-index:-2516643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5.9pt,.2pt" to="39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" o:allowincell="f" strokeweight="1.08pt"/>
            </w:pict>
          </mc:Fallback>
        </mc:AlternateContent>
      </w:r>
      <w:bookmarkEnd w:id="15"/>
      <w:bookmarkEnd w:id="16"/>
      <w:bookmarkEnd w:id="17"/>
      <w:bookmarkEnd w:id="18"/>
      <w:bookmarkEnd w:id="19"/>
      <w:bookmarkEnd w:id="20"/>
      <w:bookmarkEnd w:id="21"/>
    </w:p>
    <w:p w14:paraId="23344E44" w14:textId="77777777" w:rsidR="00CD6E3A" w:rsidRPr="00F42D7C" w:rsidRDefault="009147C7" w:rsidP="00B46B0A">
      <w:pPr>
        <w:rPr>
          <w:rFonts w:ascii="Times New Roman" w:eastAsia="Arial" w:hAnsi="Times New Roman" w:cs="Times New Roman"/>
          <w:b/>
          <w:kern w:val="0"/>
          <w:sz w:val="20"/>
          <w:szCs w:val="20"/>
          <w:lang w:eastAsia="en-GB"/>
        </w:rPr>
      </w:pPr>
      <w:bookmarkStart w:id="22" w:name="_Toc494276436"/>
      <w:bookmarkStart w:id="23" w:name="_Toc494276585"/>
      <w:bookmarkStart w:id="24" w:name="_Toc494277577"/>
      <w:bookmarkStart w:id="25" w:name="_Toc494288444"/>
      <w:bookmarkStart w:id="26" w:name="_Toc494290917"/>
      <w:bookmarkStart w:id="27" w:name="_Toc494291951"/>
      <w:bookmarkStart w:id="28" w:name="_Toc494294771"/>
      <w:r w:rsidRPr="00F42D7C">
        <w:rPr>
          <w:rFonts w:ascii="Times New Roman" w:eastAsia="Arial" w:hAnsi="Times New Roman" w:cs="Times New Roman"/>
          <w:b/>
          <w:kern w:val="0"/>
          <w:sz w:val="20"/>
          <w:szCs w:val="20"/>
          <w:lang w:eastAsia="en-GB"/>
        </w:rPr>
        <w:t>Assignment name: Assignment 2-Flights data set (flight delay data)</w:t>
      </w:r>
      <w:bookmarkEnd w:id="22"/>
      <w:bookmarkEnd w:id="23"/>
      <w:bookmarkEnd w:id="24"/>
      <w:bookmarkEnd w:id="25"/>
      <w:bookmarkEnd w:id="26"/>
      <w:bookmarkEnd w:id="27"/>
      <w:bookmarkEnd w:id="28"/>
      <w:r w:rsidR="0054331C" w:rsidRPr="00F42D7C">
        <w:rPr>
          <w:rFonts w:ascii="Times New Roman" w:eastAsia="Arial" w:hAnsi="Times New Roman" w:cs="Times New Roman"/>
          <w:b/>
          <w:kern w:val="0"/>
          <w:sz w:val="20"/>
          <w:szCs w:val="20"/>
          <w:lang w:eastAsia="en-GB"/>
        </w:rPr>
        <w:t xml:space="preserve"> Final Report</w:t>
      </w:r>
    </w:p>
    <w:bookmarkStart w:id="29" w:name="_Toc494276437"/>
    <w:bookmarkStart w:id="30" w:name="_Toc494276586"/>
    <w:bookmarkStart w:id="31" w:name="_Toc494277578"/>
    <w:bookmarkStart w:id="32" w:name="_Toc494288445"/>
    <w:bookmarkStart w:id="33" w:name="_Toc494290918"/>
    <w:bookmarkStart w:id="34" w:name="_Toc494291952"/>
    <w:bookmarkStart w:id="35" w:name="_Toc494294772"/>
    <w:p w14:paraId="28AB583A" w14:textId="7BE47E9E" w:rsidR="00CD6E3A" w:rsidRPr="00F42D7C" w:rsidRDefault="00BF72BA" w:rsidP="00B46B0A">
      <w:pPr>
        <w:rPr>
          <w:rFonts w:ascii="Times New Roman" w:eastAsia="Arial" w:hAnsi="Times New Roman" w:cs="Times New Roman"/>
          <w:b/>
          <w:kern w:val="0"/>
          <w:sz w:val="20"/>
          <w:szCs w:val="20"/>
          <w:lang w:eastAsia="en-GB"/>
        </w:rPr>
      </w:pPr>
      <w:r>
        <w:rPr>
          <w:rFonts w:ascii="Times New Roman" w:eastAsia="Arial" w:hAnsi="Times New Roman" w:cs="Times New Roman"/>
          <w:b/>
          <w:noProof/>
          <w:kern w:val="0"/>
          <w:sz w:val="20"/>
          <w:szCs w:val="20"/>
          <w:lang w:eastAsia="ko-KR"/>
        </w:rPr>
        <mc:AlternateContent>
          <mc:Choice Requires="wps">
            <w:drawing>
              <wp:anchor distT="4294967294" distB="4294967294" distL="114300" distR="114300" simplePos="0" relativeHeight="251655168" behindDoc="1" locked="0" layoutInCell="0" allowOverlap="1" wp14:anchorId="6730AE25" wp14:editId="4C8A978B">
                <wp:simplePos x="0" y="0"/>
                <wp:positionH relativeFrom="column">
                  <wp:posOffset>1141095</wp:posOffset>
                </wp:positionH>
                <wp:positionV relativeFrom="paragraph">
                  <wp:posOffset>2539</wp:posOffset>
                </wp:positionV>
                <wp:extent cx="3892550" cy="0"/>
                <wp:effectExtent l="0" t="0" r="12700" b="0"/>
                <wp:wrapNone/>
                <wp:docPr id="15"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92550" cy="0"/>
                        </a:xfrm>
                        <a:prstGeom prst="line">
                          <a:avLst/>
                        </a:prstGeom>
                        <a:noFill/>
                        <a:ln w="13716">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2C204A29" id="直接连接符 3"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9.85pt,.2pt" to="39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" o:allowincell="f" strokeweight="1.08pt"/>
            </w:pict>
          </mc:Fallback>
        </mc:AlternateContent>
      </w:r>
      <w:bookmarkEnd w:id="29"/>
      <w:bookmarkEnd w:id="30"/>
      <w:bookmarkEnd w:id="31"/>
      <w:bookmarkEnd w:id="32"/>
      <w:bookmarkEnd w:id="33"/>
      <w:bookmarkEnd w:id="34"/>
      <w:bookmarkEnd w:id="35"/>
    </w:p>
    <w:p w14:paraId="50647486" w14:textId="77777777" w:rsidR="00CD6E3A" w:rsidRPr="00F42D7C" w:rsidRDefault="009147C7" w:rsidP="00B46B0A">
      <w:pPr>
        <w:rPr>
          <w:rFonts w:ascii="Times New Roman" w:eastAsia="Arial" w:hAnsi="Times New Roman" w:cs="Times New Roman"/>
          <w:b/>
          <w:kern w:val="0"/>
          <w:sz w:val="20"/>
          <w:szCs w:val="20"/>
          <w:lang w:eastAsia="en-GB"/>
        </w:rPr>
      </w:pPr>
      <w:bookmarkStart w:id="36" w:name="_Toc494276438"/>
      <w:bookmarkStart w:id="37" w:name="_Toc494276587"/>
      <w:bookmarkStart w:id="38" w:name="_Toc494277579"/>
      <w:bookmarkStart w:id="39" w:name="_Toc494288446"/>
      <w:bookmarkStart w:id="40" w:name="_Toc494290919"/>
      <w:bookmarkStart w:id="41" w:name="_Toc494291953"/>
      <w:bookmarkStart w:id="42" w:name="_Toc494294773"/>
      <w:r w:rsidRPr="00F42D7C">
        <w:rPr>
          <w:rFonts w:ascii="Times New Roman" w:eastAsia="Arial" w:hAnsi="Times New Roman" w:cs="Times New Roman"/>
          <w:b/>
          <w:kern w:val="0"/>
          <w:sz w:val="20"/>
          <w:szCs w:val="20"/>
          <w:lang w:eastAsia="en-GB"/>
        </w:rPr>
        <w:t>Tutorial time:     20:00 Thursday</w:t>
      </w:r>
      <w:r w:rsidRPr="00F42D7C">
        <w:rPr>
          <w:rFonts w:ascii="Times New Roman" w:eastAsia="Arial" w:hAnsi="Times New Roman" w:cs="Times New Roman"/>
          <w:b/>
          <w:kern w:val="0"/>
          <w:sz w:val="20"/>
          <w:szCs w:val="20"/>
          <w:lang w:eastAsia="en-GB"/>
        </w:rPr>
        <w:tab/>
        <w:t xml:space="preserve">   Tutor name:    Nguyen Quan</w:t>
      </w:r>
      <w:bookmarkEnd w:id="36"/>
      <w:bookmarkEnd w:id="37"/>
      <w:bookmarkEnd w:id="38"/>
      <w:bookmarkEnd w:id="39"/>
      <w:bookmarkEnd w:id="40"/>
      <w:bookmarkEnd w:id="41"/>
      <w:bookmarkEnd w:id="42"/>
    </w:p>
    <w:bookmarkStart w:id="43" w:name="_Toc494276439"/>
    <w:bookmarkStart w:id="44" w:name="_Toc494276588"/>
    <w:bookmarkStart w:id="45" w:name="_Toc494277580"/>
    <w:bookmarkStart w:id="46" w:name="_Toc494288447"/>
    <w:bookmarkStart w:id="47" w:name="_Toc494290920"/>
    <w:bookmarkStart w:id="48" w:name="_Toc494291954"/>
    <w:bookmarkStart w:id="49" w:name="_Toc494294774"/>
    <w:p w14:paraId="38D70F26" w14:textId="251F6E1F" w:rsidR="00CD6E3A" w:rsidRPr="00F42D7C" w:rsidRDefault="00BF72BA" w:rsidP="00B46B0A">
      <w:pPr>
        <w:rPr>
          <w:rFonts w:ascii="Times New Roman" w:eastAsia="Arial" w:hAnsi="Times New Roman" w:cs="Times New Roman"/>
          <w:b/>
          <w:kern w:val="0"/>
          <w:sz w:val="20"/>
          <w:szCs w:val="20"/>
          <w:lang w:eastAsia="en-GB"/>
        </w:rPr>
      </w:pPr>
      <w:r>
        <w:rPr>
          <w:rFonts w:ascii="Times New Roman" w:eastAsia="Arial" w:hAnsi="Times New Roman" w:cs="Times New Roman"/>
          <w:b/>
          <w:noProof/>
          <w:kern w:val="0"/>
          <w:sz w:val="20"/>
          <w:szCs w:val="20"/>
          <w:lang w:eastAsia="ko-KR"/>
        </w:rPr>
        <mc:AlternateContent>
          <mc:Choice Requires="wps">
            <w:drawing>
              <wp:anchor distT="4294967294" distB="4294967294" distL="114300" distR="114300" simplePos="0" relativeHeight="251658240" behindDoc="1" locked="0" layoutInCell="0" allowOverlap="1" wp14:anchorId="5195A82B" wp14:editId="6CF599F0">
                <wp:simplePos x="0" y="0"/>
                <wp:positionH relativeFrom="column">
                  <wp:posOffset>808355</wp:posOffset>
                </wp:positionH>
                <wp:positionV relativeFrom="paragraph">
                  <wp:posOffset>2539</wp:posOffset>
                </wp:positionV>
                <wp:extent cx="1482090" cy="0"/>
                <wp:effectExtent l="0" t="0" r="3810" b="0"/>
                <wp:wrapNone/>
                <wp:docPr id="13"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2090" cy="0"/>
                        </a:xfrm>
                        <a:prstGeom prst="line">
                          <a:avLst/>
                        </a:prstGeom>
                        <a:noFill/>
                        <a:ln w="13716">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4C068C9C" id="直接连接符 2"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3.65pt,.2pt" to="180.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" o:allowincell="f" strokeweight="1.08pt"/>
            </w:pict>
          </mc:Fallback>
        </mc:AlternateContent>
      </w:r>
      <w:r>
        <w:rPr>
          <w:rFonts w:ascii="Times New Roman" w:eastAsia="Arial" w:hAnsi="Times New Roman" w:cs="Times New Roman"/>
          <w:b/>
          <w:noProof/>
          <w:kern w:val="0"/>
          <w:sz w:val="20"/>
          <w:szCs w:val="20"/>
          <w:lang w:eastAsia="ko-KR"/>
        </w:rPr>
        <mc:AlternateContent>
          <mc:Choice Requires="wps">
            <w:drawing>
              <wp:anchor distT="4294967294" distB="4294967294" distL="114300" distR="114300" simplePos="0" relativeHeight="251661312" behindDoc="1" locked="0" layoutInCell="0" allowOverlap="1" wp14:anchorId="75615495" wp14:editId="3D6BBBEF">
                <wp:simplePos x="0" y="0"/>
                <wp:positionH relativeFrom="column">
                  <wp:posOffset>3024505</wp:posOffset>
                </wp:positionH>
                <wp:positionV relativeFrom="paragraph">
                  <wp:posOffset>2539</wp:posOffset>
                </wp:positionV>
                <wp:extent cx="2009140" cy="0"/>
                <wp:effectExtent l="0" t="0" r="10160" b="0"/>
                <wp:wrapNone/>
                <wp:docPr id="12"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9140" cy="0"/>
                        </a:xfrm>
                        <a:prstGeom prst="line">
                          <a:avLst/>
                        </a:prstGeom>
                        <a:noFill/>
                        <a:ln w="13716">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5322BA37" id="直接连接符 1" o:spid="_x0000_s1026" style="position:absolute;z-index:-251655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38.15pt,.2pt" to="39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" o:allowincell="f" strokeweight="1.08pt"/>
            </w:pict>
          </mc:Fallback>
        </mc:AlternateContent>
      </w:r>
      <w:bookmarkEnd w:id="43"/>
      <w:bookmarkEnd w:id="44"/>
      <w:bookmarkEnd w:id="45"/>
      <w:bookmarkEnd w:id="46"/>
      <w:bookmarkEnd w:id="47"/>
      <w:bookmarkEnd w:id="48"/>
      <w:bookmarkEnd w:id="49"/>
    </w:p>
    <w:p w14:paraId="2D6CEFCF" w14:textId="77777777" w:rsidR="00CD6E3A" w:rsidRPr="00F42D7C" w:rsidRDefault="009147C7" w:rsidP="00B46B0A">
      <w:pPr>
        <w:rPr>
          <w:rFonts w:ascii="Times New Roman" w:eastAsia="Arial" w:hAnsi="Times New Roman" w:cs="Times New Roman"/>
          <w:b/>
          <w:kern w:val="0"/>
          <w:sz w:val="20"/>
          <w:szCs w:val="20"/>
          <w:lang w:eastAsia="en-GB"/>
        </w:rPr>
      </w:pPr>
      <w:bookmarkStart w:id="50" w:name="_Toc494276440"/>
      <w:r w:rsidRPr="00F42D7C">
        <w:rPr>
          <w:rFonts w:ascii="Times New Roman" w:eastAsia="Arial" w:hAnsi="Times New Roman" w:cs="Times New Roman"/>
          <w:b/>
          <w:kern w:val="0"/>
          <w:sz w:val="20"/>
          <w:szCs w:val="20"/>
          <w:lang w:eastAsia="en-GB"/>
        </w:rPr>
        <w:t>DECLARATION</w:t>
      </w:r>
      <w:bookmarkEnd w:id="50"/>
    </w:p>
    <w:p w14:paraId="4738AB38" w14:textId="77777777" w:rsidR="00CD6E3A" w:rsidRPr="00F42D7C" w:rsidRDefault="00CD6E3A">
      <w:pPr>
        <w:spacing w:line="240" w:lineRule="exact"/>
        <w:rPr>
          <w:rFonts w:ascii="Times New Roman" w:hAnsi="Times New Roman" w:cs="Times New Roman"/>
        </w:rPr>
      </w:pPr>
    </w:p>
    <w:p w14:paraId="640D6712" w14:textId="77777777" w:rsidR="00CD6E3A" w:rsidRPr="00F42D7C" w:rsidRDefault="009147C7">
      <w:pPr>
        <w:spacing w:line="240" w:lineRule="exact"/>
        <w:rPr>
          <w:rFonts w:ascii="Times New Roman" w:eastAsia="Arial" w:hAnsi="Times New Roman" w:cs="Times New Roman"/>
          <w:kern w:val="0"/>
          <w:sz w:val="18"/>
          <w:szCs w:val="20"/>
          <w:lang w:eastAsia="en-US"/>
        </w:rPr>
      </w:pPr>
      <w:r w:rsidRPr="00F42D7C">
        <w:rPr>
          <w:rFonts w:ascii="Times New Roman" w:eastAsia="Arial" w:hAnsi="Times New Roman" w:cs="Times New Roman"/>
          <w:kern w:val="0"/>
          <w:sz w:val="18"/>
          <w:szCs w:val="20"/>
          <w:lang w:eastAsia="en-US"/>
        </w:rPr>
        <w:t>We the undersigned declare that we have read and understood the</w:t>
      </w:r>
      <w:r w:rsidRPr="00F42D7C">
        <w:rPr>
          <w:rFonts w:ascii="Times New Roman" w:eastAsia="Arial" w:hAnsi="Times New Roman" w:cs="Times New Roman"/>
          <w:i/>
          <w:color w:val="0000FF"/>
          <w:kern w:val="0"/>
          <w:sz w:val="24"/>
          <w:szCs w:val="20"/>
          <w:u w:val="single"/>
          <w:lang w:eastAsia="en-US"/>
        </w:rPr>
        <w:t>University of Sydney Academic Dishonesty and Plagiarism in Coursework Policy,</w:t>
      </w:r>
      <w:r w:rsidRPr="00F42D7C">
        <w:rPr>
          <w:rFonts w:ascii="Times New Roman" w:eastAsia="Arial" w:hAnsi="Times New Roman" w:cs="Times New Roman"/>
          <w:kern w:val="0"/>
          <w:sz w:val="18"/>
          <w:szCs w:val="20"/>
          <w:lang w:eastAsia="en-US"/>
        </w:rPr>
        <w:t>an, and except where specifically acknowledged, the work contained in this assignment/project is our own work, and has not been copied from other sources or been previously submitted for award or assessment.</w:t>
      </w:r>
    </w:p>
    <w:p w14:paraId="713814AC" w14:textId="77777777" w:rsidR="00CD6E3A" w:rsidRPr="00F42D7C" w:rsidRDefault="009147C7">
      <w:pPr>
        <w:spacing w:line="240" w:lineRule="exact"/>
        <w:rPr>
          <w:rFonts w:ascii="Times New Roman" w:eastAsia="Arial" w:hAnsi="Times New Roman" w:cs="Times New Roman"/>
          <w:kern w:val="0"/>
          <w:sz w:val="18"/>
          <w:szCs w:val="20"/>
          <w:lang w:eastAsia="en-US"/>
        </w:rPr>
      </w:pPr>
      <w:r w:rsidRPr="00F42D7C">
        <w:rPr>
          <w:rFonts w:ascii="Times New Roman" w:eastAsia="Arial" w:hAnsi="Times New Roman" w:cs="Times New Roman"/>
          <w:kern w:val="0"/>
          <w:sz w:val="18"/>
          <w:szCs w:val="20"/>
          <w:lang w:eastAsia="en-US"/>
        </w:rPr>
        <w:t>We understand that failure to comply with the Academic Dishonesty and Plagiarism in Coursework Policy can lead to severe penalties as outlined under Chapter 8 of the University of Sydney By-Law 1999 (as amended). These penalties may be imposed in cases where any significant portion of my submitted work has been copied without proper acknowledgement from other sources, including published works, the internet, existing programs, the work of other students, or work previously submitted for other awards or assessments.</w:t>
      </w:r>
    </w:p>
    <w:p w14:paraId="0F7E0359" w14:textId="77777777" w:rsidR="00CD6E3A" w:rsidRPr="00F42D7C" w:rsidRDefault="00CD6E3A">
      <w:pPr>
        <w:spacing w:line="240" w:lineRule="exact"/>
        <w:rPr>
          <w:rFonts w:ascii="Times New Roman" w:eastAsia="Arial" w:hAnsi="Times New Roman" w:cs="Times New Roman"/>
          <w:kern w:val="0"/>
          <w:sz w:val="18"/>
          <w:szCs w:val="20"/>
          <w:lang w:eastAsia="en-US"/>
        </w:rPr>
      </w:pPr>
    </w:p>
    <w:p w14:paraId="7053205B" w14:textId="77777777" w:rsidR="00CD6E3A" w:rsidRPr="00F42D7C" w:rsidRDefault="009147C7">
      <w:pPr>
        <w:spacing w:line="240" w:lineRule="exact"/>
        <w:rPr>
          <w:rFonts w:ascii="Times New Roman" w:eastAsia="Arial" w:hAnsi="Times New Roman" w:cs="Times New Roman"/>
          <w:kern w:val="0"/>
          <w:sz w:val="18"/>
          <w:szCs w:val="20"/>
          <w:lang w:eastAsia="en-US"/>
        </w:rPr>
      </w:pPr>
      <w:r w:rsidRPr="00F42D7C">
        <w:rPr>
          <w:rFonts w:ascii="Times New Roman" w:eastAsia="Arial" w:hAnsi="Times New Roman" w:cs="Times New Roman"/>
          <w:kern w:val="0"/>
          <w:sz w:val="18"/>
          <w:szCs w:val="20"/>
          <w:lang w:eastAsia="en-US"/>
        </w:rPr>
        <w:t>We realise that we may be asked to identify those portions of the work contributed by each of us and required to demonstrate our individual knowledge of the relevant material by answering oral questions or by undertaking supplementary work, either written or in the laboratory, in order to arrive at the final assessment mark.</w:t>
      </w:r>
    </w:p>
    <w:p w14:paraId="400D37A6" w14:textId="77777777" w:rsidR="00CD6E3A" w:rsidRPr="00F42D7C" w:rsidRDefault="00CD6E3A">
      <w:pPr>
        <w:spacing w:line="240" w:lineRule="exact"/>
        <w:rPr>
          <w:rFonts w:ascii="Times New Roman" w:eastAsia="Arial" w:hAnsi="Times New Roman" w:cs="Times New Roman"/>
          <w:kern w:val="0"/>
          <w:sz w:val="18"/>
          <w:szCs w:val="20"/>
          <w:lang w:eastAsia="en-US"/>
        </w:rPr>
      </w:pPr>
    </w:p>
    <w:p w14:paraId="561CA70E" w14:textId="77777777" w:rsidR="00CD6E3A" w:rsidRPr="00F42D7C" w:rsidRDefault="00CD6E3A">
      <w:pPr>
        <w:tabs>
          <w:tab w:val="left" w:pos="3400"/>
        </w:tabs>
        <w:spacing w:line="0" w:lineRule="atLeast"/>
        <w:rPr>
          <w:rFonts w:ascii="Times New Roman" w:eastAsia="Arial" w:hAnsi="Times New Roman" w:cs="Times New Roman"/>
          <w:kern w:val="0"/>
          <w:sz w:val="18"/>
          <w:szCs w:val="20"/>
          <w:lang w:eastAsia="en-US"/>
        </w:rPr>
      </w:pPr>
    </w:p>
    <w:p w14:paraId="2441B66E"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0800547C"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0FB5C735"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4BA7EB89"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0403B1DA"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1CCAABD3"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262E76E6"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5F9426B3"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519D965D"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259E58DC"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46C3B90D"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5D9F0C5A"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39A9B05D"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3DDFA731"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481DE09C"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3D3EAA65"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281BC9D9"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4D1B458D" w14:textId="77777777"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14:paraId="2A480326" w14:textId="77777777" w:rsidR="00CD6E3A" w:rsidRPr="00F42D7C" w:rsidRDefault="009147C7">
      <w:pPr>
        <w:tabs>
          <w:tab w:val="left" w:pos="3400"/>
        </w:tabs>
        <w:spacing w:line="0" w:lineRule="atLeast"/>
        <w:rPr>
          <w:rFonts w:ascii="Times New Roman" w:eastAsia="Arial" w:hAnsi="Times New Roman" w:cs="Times New Roman"/>
          <w:sz w:val="16"/>
        </w:rPr>
      </w:pPr>
      <w:r w:rsidRPr="00F42D7C">
        <w:rPr>
          <w:rFonts w:ascii="Times New Roman" w:eastAsia="Arial" w:hAnsi="Times New Roman" w:cs="Times New Roman"/>
          <w:sz w:val="16"/>
        </w:rPr>
        <w:t>SIT Building, J12</w:t>
      </w:r>
      <w:r w:rsidRPr="00F42D7C">
        <w:rPr>
          <w:rFonts w:ascii="Times New Roman" w:eastAsia="Times New Roman" w:hAnsi="Times New Roman" w:cs="Times New Roman"/>
        </w:rPr>
        <w:tab/>
      </w:r>
      <w:r w:rsidRPr="00F42D7C">
        <w:rPr>
          <w:rFonts w:ascii="Times New Roman" w:eastAsia="Arial" w:hAnsi="Times New Roman" w:cs="Times New Roman"/>
          <w:b/>
          <w:sz w:val="16"/>
        </w:rPr>
        <w:t xml:space="preserve">T </w:t>
      </w:r>
      <w:r w:rsidRPr="00F42D7C">
        <w:rPr>
          <w:rFonts w:ascii="Times New Roman" w:eastAsia="Arial" w:hAnsi="Times New Roman" w:cs="Times New Roman"/>
          <w:sz w:val="16"/>
        </w:rPr>
        <w:t xml:space="preserve">+61 2 9351 3423                            </w:t>
      </w:r>
      <w:r w:rsidRPr="00F42D7C">
        <w:rPr>
          <w:rFonts w:ascii="Times New Roman" w:eastAsia="Arial" w:hAnsi="Times New Roman" w:cs="Times New Roman"/>
          <w:sz w:val="11"/>
        </w:rPr>
        <w:t>ABN 15 211 513 464</w:t>
      </w:r>
    </w:p>
    <w:p w14:paraId="27AD82E0" w14:textId="77777777" w:rsidR="00CD6E3A" w:rsidRPr="00F42D7C" w:rsidRDefault="00CD6E3A">
      <w:pPr>
        <w:spacing w:line="16" w:lineRule="exact"/>
        <w:rPr>
          <w:rFonts w:ascii="Times New Roman" w:eastAsia="Times New Roman" w:hAnsi="Times New Roman" w:cs="Times New Roman"/>
        </w:rPr>
      </w:pPr>
    </w:p>
    <w:p w14:paraId="46829C73" w14:textId="77777777" w:rsidR="00CD6E3A" w:rsidRPr="00F42D7C" w:rsidRDefault="009147C7">
      <w:pPr>
        <w:tabs>
          <w:tab w:val="left" w:pos="3400"/>
        </w:tabs>
        <w:spacing w:line="0" w:lineRule="atLeast"/>
        <w:rPr>
          <w:rFonts w:ascii="Times New Roman" w:eastAsia="Arial" w:hAnsi="Times New Roman" w:cs="Times New Roman"/>
          <w:sz w:val="16"/>
        </w:rPr>
      </w:pPr>
      <w:r w:rsidRPr="00F42D7C">
        <w:rPr>
          <w:rFonts w:ascii="Times New Roman" w:eastAsia="Arial" w:hAnsi="Times New Roman" w:cs="Times New Roman"/>
          <w:sz w:val="16"/>
        </w:rPr>
        <w:t>The University of Sydney</w:t>
      </w:r>
      <w:r w:rsidRPr="00F42D7C">
        <w:rPr>
          <w:rFonts w:ascii="Times New Roman" w:eastAsia="Times New Roman" w:hAnsi="Times New Roman" w:cs="Times New Roman"/>
        </w:rPr>
        <w:tab/>
      </w:r>
      <w:r w:rsidRPr="00F42D7C">
        <w:rPr>
          <w:rFonts w:ascii="Times New Roman" w:eastAsia="Arial" w:hAnsi="Times New Roman" w:cs="Times New Roman"/>
          <w:b/>
          <w:sz w:val="16"/>
        </w:rPr>
        <w:t xml:space="preserve">F </w:t>
      </w:r>
      <w:r w:rsidRPr="00F42D7C">
        <w:rPr>
          <w:rFonts w:ascii="Times New Roman" w:eastAsia="Arial" w:hAnsi="Times New Roman" w:cs="Times New Roman"/>
          <w:sz w:val="16"/>
        </w:rPr>
        <w:t xml:space="preserve">+61 2 9351 3838                            </w:t>
      </w:r>
      <w:r w:rsidRPr="00F42D7C">
        <w:rPr>
          <w:rFonts w:ascii="Times New Roman" w:eastAsia="Arial" w:hAnsi="Times New Roman" w:cs="Times New Roman"/>
          <w:sz w:val="11"/>
        </w:rPr>
        <w:t>CRICOS 0</w:t>
      </w:r>
    </w:p>
    <w:p w14:paraId="1BB8AFC9" w14:textId="77777777" w:rsidR="00CD6E3A" w:rsidRPr="00F42D7C" w:rsidRDefault="00CD6E3A">
      <w:pPr>
        <w:spacing w:line="16" w:lineRule="exact"/>
        <w:rPr>
          <w:rFonts w:ascii="Times New Roman" w:eastAsia="Times New Roman" w:hAnsi="Times New Roman" w:cs="Times New Roman"/>
        </w:rPr>
      </w:pPr>
    </w:p>
    <w:p w14:paraId="173C7ADA" w14:textId="77777777" w:rsidR="00CD6E3A" w:rsidRPr="00F42D7C" w:rsidRDefault="009147C7">
      <w:pPr>
        <w:tabs>
          <w:tab w:val="left" w:pos="3400"/>
        </w:tabs>
        <w:spacing w:line="0" w:lineRule="atLeast"/>
        <w:rPr>
          <w:rFonts w:ascii="Times New Roman" w:eastAsia="Arial" w:hAnsi="Times New Roman" w:cs="Times New Roman"/>
          <w:sz w:val="16"/>
        </w:rPr>
      </w:pPr>
      <w:r w:rsidRPr="00F42D7C">
        <w:rPr>
          <w:rFonts w:ascii="Times New Roman" w:eastAsia="Arial" w:hAnsi="Times New Roman" w:cs="Times New Roman"/>
          <w:sz w:val="16"/>
        </w:rPr>
        <w:t>NSW 2006 Australia</w:t>
      </w:r>
      <w:r w:rsidRPr="00F42D7C">
        <w:rPr>
          <w:rFonts w:ascii="Times New Roman" w:eastAsia="Times New Roman" w:hAnsi="Times New Roman" w:cs="Times New Roman"/>
        </w:rPr>
        <w:tab/>
      </w:r>
      <w:r w:rsidRPr="00F42D7C">
        <w:rPr>
          <w:rFonts w:ascii="Times New Roman" w:eastAsia="Arial" w:hAnsi="Times New Roman" w:cs="Times New Roman"/>
          <w:b/>
          <w:sz w:val="16"/>
        </w:rPr>
        <w:t xml:space="preserve">E </w:t>
      </w:r>
      <w:r w:rsidRPr="00F42D7C">
        <w:rPr>
          <w:rFonts w:ascii="Times New Roman" w:eastAsia="Arial" w:hAnsi="Times New Roman" w:cs="Times New Roman"/>
          <w:sz w:val="16"/>
        </w:rPr>
        <w:t>sit.info@sydney.edu.au</w:t>
      </w:r>
    </w:p>
    <w:p w14:paraId="0641C5F4" w14:textId="77777777" w:rsidR="00CD6E3A" w:rsidRPr="00F42D7C" w:rsidRDefault="00CD6E3A">
      <w:pPr>
        <w:spacing w:line="18" w:lineRule="exact"/>
        <w:rPr>
          <w:rFonts w:ascii="Times New Roman" w:eastAsia="Times New Roman" w:hAnsi="Times New Roman" w:cs="Times New Roman"/>
        </w:rPr>
      </w:pPr>
    </w:p>
    <w:p w14:paraId="2453E36E" w14:textId="77777777" w:rsidR="00CD6E3A" w:rsidRPr="00F42D7C" w:rsidRDefault="009147C7">
      <w:pPr>
        <w:spacing w:line="0" w:lineRule="atLeast"/>
        <w:ind w:left="3420"/>
        <w:rPr>
          <w:rFonts w:ascii="Times New Roman" w:eastAsia="Arial" w:hAnsi="Times New Roman" w:cs="Times New Roman"/>
          <w:b/>
          <w:sz w:val="16"/>
        </w:rPr>
      </w:pPr>
      <w:r w:rsidRPr="00F42D7C">
        <w:rPr>
          <w:rFonts w:ascii="Times New Roman" w:eastAsia="Arial" w:hAnsi="Times New Roman" w:cs="Times New Roman"/>
          <w:b/>
          <w:sz w:val="16"/>
        </w:rPr>
        <w:t>sydney.edu.au/it</w:t>
      </w:r>
    </w:p>
    <w:p w14:paraId="4148B8DF" w14:textId="77777777" w:rsidR="0045526B" w:rsidRPr="00F42D7C" w:rsidRDefault="0045526B">
      <w:pPr>
        <w:jc w:val="left"/>
        <w:rPr>
          <w:rFonts w:ascii="Times New Roman" w:hAnsi="Times New Roman" w:cs="Times New Roman"/>
          <w:b/>
          <w:sz w:val="28"/>
        </w:rPr>
      </w:pPr>
    </w:p>
    <w:p w14:paraId="1DE9088C" w14:textId="77777777" w:rsidR="0045526B" w:rsidRPr="00F42D7C" w:rsidRDefault="0045526B">
      <w:pPr>
        <w:jc w:val="left"/>
        <w:rPr>
          <w:rFonts w:ascii="Times New Roman" w:hAnsi="Times New Roman" w:cs="Times New Roman"/>
          <w:b/>
          <w:sz w:val="28"/>
        </w:rPr>
      </w:pPr>
    </w:p>
    <w:p w14:paraId="0FF9ABEB" w14:textId="77777777" w:rsidR="0045526B" w:rsidRPr="00F42D7C" w:rsidRDefault="0045526B">
      <w:pPr>
        <w:jc w:val="left"/>
        <w:rPr>
          <w:rFonts w:ascii="Times New Roman" w:hAnsi="Times New Roman" w:cs="Times New Roman"/>
          <w:b/>
          <w:sz w:val="28"/>
        </w:rPr>
      </w:pPr>
    </w:p>
    <w:p w14:paraId="78450DAA" w14:textId="77777777" w:rsidR="0045526B" w:rsidRPr="00F42D7C" w:rsidRDefault="009147C7" w:rsidP="00F42C3C">
      <w:pPr>
        <w:rPr>
          <w:rFonts w:ascii="Times New Roman" w:hAnsi="Times New Roman" w:cs="Times New Roman"/>
          <w:b/>
          <w:color w:val="595959" w:themeColor="text1" w:themeTint="A6"/>
        </w:rPr>
      </w:pPr>
      <w:r w:rsidRPr="00F42D7C">
        <w:rPr>
          <w:rFonts w:ascii="Times New Roman" w:hAnsi="Times New Roman" w:cs="Times New Roman"/>
          <w:b/>
          <w:color w:val="595959" w:themeColor="text1" w:themeTint="A6"/>
          <w:sz w:val="32"/>
        </w:rPr>
        <w:t xml:space="preserve">Project </w:t>
      </w:r>
      <w:r w:rsidR="0054331C" w:rsidRPr="00F42D7C">
        <w:rPr>
          <w:rFonts w:ascii="Times New Roman" w:hAnsi="Times New Roman" w:cs="Times New Roman"/>
          <w:b/>
          <w:color w:val="595959" w:themeColor="text1" w:themeTint="A6"/>
          <w:sz w:val="32"/>
        </w:rPr>
        <w:t>Final</w:t>
      </w:r>
      <w:r w:rsidRPr="00F42D7C">
        <w:rPr>
          <w:rFonts w:ascii="Times New Roman" w:hAnsi="Times New Roman" w:cs="Times New Roman"/>
          <w:b/>
          <w:color w:val="595959" w:themeColor="text1" w:themeTint="A6"/>
          <w:sz w:val="32"/>
        </w:rPr>
        <w:t xml:space="preserve"> Report </w:t>
      </w:r>
      <w:r w:rsidR="0045526B" w:rsidRPr="00F42D7C">
        <w:rPr>
          <w:rFonts w:ascii="Times New Roman" w:hAnsi="Times New Roman" w:cs="Times New Roman"/>
          <w:b/>
          <w:color w:val="595959" w:themeColor="text1" w:themeTint="A6"/>
          <w:sz w:val="32"/>
        </w:rPr>
        <w:t xml:space="preserve">----- </w:t>
      </w:r>
      <w:r w:rsidR="0045526B" w:rsidRPr="00F42D7C">
        <w:rPr>
          <w:rFonts w:ascii="Times New Roman" w:hAnsi="Times New Roman" w:cs="Times New Roman"/>
          <w:b/>
          <w:color w:val="595959" w:themeColor="text1" w:themeTint="A6"/>
          <w:sz w:val="28"/>
        </w:rPr>
        <w:t>Group 30</w:t>
      </w:r>
    </w:p>
    <w:p w14:paraId="0C2A34E9" w14:textId="77777777" w:rsidR="00CD6E3A" w:rsidRPr="00F42D7C" w:rsidRDefault="00CD6E3A" w:rsidP="00F42C3C">
      <w:pPr>
        <w:rPr>
          <w:rFonts w:ascii="Times New Roman" w:hAnsi="Times New Roman" w:cs="Times New Roman"/>
          <w:sz w:val="22"/>
        </w:rPr>
      </w:pPr>
    </w:p>
    <w:p w14:paraId="4A3C95C0" w14:textId="77777777" w:rsidR="00CD6E3A" w:rsidRPr="00F42D7C" w:rsidRDefault="00866993" w:rsidP="00F42C3C">
      <w:pPr>
        <w:rPr>
          <w:rFonts w:ascii="Times New Roman" w:hAnsi="Times New Roman" w:cs="Times New Roman"/>
          <w:b/>
          <w:sz w:val="56"/>
          <w:szCs w:val="52"/>
        </w:rPr>
      </w:pPr>
      <w:bookmarkStart w:id="51" w:name="OLE_LINK2"/>
      <w:bookmarkStart w:id="52" w:name="OLE_LINK3"/>
      <w:bookmarkStart w:id="53" w:name="OLE_LINK4"/>
      <w:r w:rsidRPr="00F42D7C">
        <w:rPr>
          <w:rFonts w:ascii="Times New Roman" w:hAnsi="Times New Roman" w:cs="Times New Roman"/>
          <w:b/>
          <w:sz w:val="56"/>
          <w:szCs w:val="52"/>
        </w:rPr>
        <w:t>Flight Data Visualis</w:t>
      </w:r>
      <w:r w:rsidR="009147C7" w:rsidRPr="00F42D7C">
        <w:rPr>
          <w:rFonts w:ascii="Times New Roman" w:hAnsi="Times New Roman" w:cs="Times New Roman"/>
          <w:b/>
          <w:sz w:val="56"/>
          <w:szCs w:val="52"/>
        </w:rPr>
        <w:t>ation</w:t>
      </w:r>
    </w:p>
    <w:bookmarkEnd w:id="51"/>
    <w:bookmarkEnd w:id="52"/>
    <w:bookmarkEnd w:id="53"/>
    <w:p w14:paraId="1149CF0E" w14:textId="77777777" w:rsidR="00CD6E3A" w:rsidRPr="00F42D7C" w:rsidRDefault="00CD6E3A" w:rsidP="00F42C3C">
      <w:pPr>
        <w:rPr>
          <w:rFonts w:ascii="Times New Roman" w:hAnsi="Times New Roman" w:cs="Times New Roman"/>
          <w:b/>
        </w:rPr>
      </w:pPr>
    </w:p>
    <w:p w14:paraId="5798F991" w14:textId="77777777" w:rsidR="0045526B" w:rsidRPr="00F42D7C" w:rsidRDefault="0045526B" w:rsidP="00F42C3C">
      <w:pPr>
        <w:rPr>
          <w:rFonts w:ascii="Times New Roman" w:hAnsi="Times New Roman" w:cs="Times New Roman"/>
          <w:b/>
        </w:rPr>
      </w:pPr>
    </w:p>
    <w:p w14:paraId="22AB1355" w14:textId="77777777" w:rsidR="0045526B" w:rsidRPr="00F42D7C" w:rsidRDefault="0045526B" w:rsidP="00F42C3C">
      <w:pPr>
        <w:rPr>
          <w:rFonts w:ascii="Times New Roman" w:hAnsi="Times New Roman" w:cs="Times New Roman"/>
          <w:b/>
        </w:rPr>
      </w:pPr>
    </w:p>
    <w:p w14:paraId="18116DB0" w14:textId="77777777" w:rsidR="0045526B" w:rsidRPr="00F42D7C" w:rsidRDefault="0045526B" w:rsidP="00F42C3C">
      <w:pPr>
        <w:rPr>
          <w:rFonts w:ascii="Times New Roman" w:hAnsi="Times New Roman" w:cs="Times New Roman"/>
          <w:b/>
          <w:sz w:val="28"/>
          <w:szCs w:val="28"/>
        </w:rPr>
      </w:pPr>
    </w:p>
    <w:p w14:paraId="6FA9A930" w14:textId="77777777" w:rsidR="00E97A38" w:rsidRPr="00F42D7C" w:rsidRDefault="00E97A38" w:rsidP="00F42C3C">
      <w:pPr>
        <w:rPr>
          <w:rFonts w:ascii="Times New Roman" w:hAnsi="Times New Roman" w:cs="Times New Roman"/>
          <w:b/>
          <w:sz w:val="28"/>
          <w:szCs w:val="28"/>
        </w:rPr>
      </w:pPr>
    </w:p>
    <w:p w14:paraId="5ACC95BD" w14:textId="77777777" w:rsidR="00CD6E3A" w:rsidRPr="00F42D7C" w:rsidRDefault="00EF3D0F" w:rsidP="00F42C3C">
      <w:pPr>
        <w:rPr>
          <w:rFonts w:ascii="Times New Roman" w:hAnsi="Times New Roman" w:cs="Times New Roman"/>
          <w:b/>
          <w:sz w:val="28"/>
          <w:szCs w:val="28"/>
        </w:rPr>
      </w:pPr>
      <w:r w:rsidRPr="00F42D7C">
        <w:rPr>
          <w:rFonts w:ascii="Times New Roman" w:hAnsi="Times New Roman" w:cs="Times New Roman"/>
          <w:b/>
          <w:sz w:val="28"/>
          <w:szCs w:val="28"/>
        </w:rPr>
        <w:t>30</w:t>
      </w:r>
      <w:r w:rsidR="0054331C" w:rsidRPr="00F42D7C">
        <w:rPr>
          <w:rFonts w:ascii="Times New Roman" w:hAnsi="Times New Roman" w:cs="Times New Roman"/>
          <w:b/>
          <w:sz w:val="28"/>
          <w:szCs w:val="28"/>
        </w:rPr>
        <w:t>.10</w:t>
      </w:r>
      <w:r w:rsidR="0045526B" w:rsidRPr="00F42D7C">
        <w:rPr>
          <w:rFonts w:ascii="Times New Roman" w:hAnsi="Times New Roman" w:cs="Times New Roman"/>
          <w:b/>
          <w:sz w:val="28"/>
          <w:szCs w:val="28"/>
        </w:rPr>
        <w:t>.2017</w:t>
      </w:r>
    </w:p>
    <w:p w14:paraId="759964E0" w14:textId="77777777" w:rsidR="0045526B" w:rsidRPr="00F42D7C" w:rsidRDefault="00E97A38" w:rsidP="0045526B">
      <w:pPr>
        <w:widowControl/>
        <w:jc w:val="left"/>
        <w:outlineLvl w:val="0"/>
        <w:rPr>
          <w:rFonts w:ascii="Times New Roman" w:hAnsi="Times New Roman" w:cs="Times New Roman"/>
          <w:b/>
          <w:sz w:val="28"/>
          <w:szCs w:val="28"/>
        </w:rPr>
      </w:pPr>
      <w:bookmarkStart w:id="54" w:name="_Toc497142955"/>
      <w:bookmarkStart w:id="55" w:name="_Toc497155737"/>
      <w:bookmarkStart w:id="56" w:name="_Toc497155786"/>
      <w:r w:rsidRPr="00F42D7C">
        <w:rPr>
          <w:rFonts w:ascii="Times New Roman" w:hAnsi="Times New Roman" w:cs="Times New Roman"/>
          <w:b/>
          <w:noProof/>
          <w:sz w:val="28"/>
          <w:szCs w:val="28"/>
          <w:lang w:eastAsia="ko-KR"/>
        </w:rPr>
        <w:drawing>
          <wp:anchor distT="0" distB="0" distL="114300" distR="114300" simplePos="0" relativeHeight="251658752" behindDoc="1" locked="0" layoutInCell="1" allowOverlap="1" wp14:anchorId="31F6C59A" wp14:editId="630766F5">
            <wp:simplePos x="0" y="0"/>
            <wp:positionH relativeFrom="column">
              <wp:posOffset>-1143000</wp:posOffset>
            </wp:positionH>
            <wp:positionV relativeFrom="page">
              <wp:posOffset>4232108</wp:posOffset>
            </wp:positionV>
            <wp:extent cx="7562850" cy="2876550"/>
            <wp:effectExtent l="0" t="323850" r="190500" b="1143000"/>
            <wp:wrapTight wrapText="bothSides">
              <wp:wrapPolygon edited="0">
                <wp:start x="21382" y="-2432"/>
                <wp:lineTo x="9793" y="-2146"/>
                <wp:lineTo x="9793" y="143"/>
                <wp:lineTo x="1469" y="572"/>
                <wp:lineTo x="1415" y="18453"/>
                <wp:lineTo x="1523" y="27608"/>
                <wp:lineTo x="21219" y="29754"/>
                <wp:lineTo x="21274" y="30040"/>
                <wp:lineTo x="21654" y="30040"/>
                <wp:lineTo x="21709" y="29754"/>
                <wp:lineTo x="21981" y="27751"/>
                <wp:lineTo x="22090" y="-2146"/>
                <wp:lineTo x="21763" y="-2432"/>
                <wp:lineTo x="21382" y="-2432"/>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562850" cy="2876550"/>
                    </a:xfrm>
                    <a:prstGeom prst="rect">
                      <a:avLst/>
                    </a:prstGeom>
                    <a:ln>
                      <a:noFill/>
                    </a:ln>
                    <a:effectLst>
                      <a:reflection blurRad="6350" stA="52000" endA="300" endPos="35000" dir="5400000" sy="-100000" algn="bl" rotWithShape="0"/>
                      <a:softEdge rad="112500"/>
                    </a:effectLst>
                    <a:scene3d>
                      <a:camera prst="perspectiveLeft"/>
                      <a:lightRig rig="threePt" dir="t"/>
                    </a:scene3d>
                  </pic:spPr>
                </pic:pic>
              </a:graphicData>
            </a:graphic>
          </wp:anchor>
        </w:drawing>
      </w:r>
      <w:bookmarkEnd w:id="54"/>
      <w:bookmarkEnd w:id="55"/>
      <w:bookmarkEnd w:id="56"/>
    </w:p>
    <w:p w14:paraId="18BFD0D3" w14:textId="77777777" w:rsidR="007A1FCA" w:rsidRPr="00F42D7C" w:rsidRDefault="007A1FCA" w:rsidP="0045526B">
      <w:pPr>
        <w:widowControl/>
        <w:jc w:val="left"/>
        <w:outlineLvl w:val="0"/>
        <w:rPr>
          <w:rFonts w:ascii="Times New Roman" w:eastAsia="Arial" w:hAnsi="Times New Roman" w:cs="Times New Roman"/>
          <w:b/>
          <w:kern w:val="0"/>
          <w:sz w:val="32"/>
          <w:szCs w:val="32"/>
          <w:lang w:eastAsia="en-GB"/>
        </w:rPr>
      </w:pPr>
    </w:p>
    <w:p w14:paraId="11BAF46A" w14:textId="77777777" w:rsidR="00357A4D" w:rsidRPr="00F42D7C" w:rsidRDefault="00357A4D" w:rsidP="0045526B">
      <w:pPr>
        <w:widowControl/>
        <w:jc w:val="left"/>
        <w:outlineLvl w:val="0"/>
        <w:rPr>
          <w:rFonts w:ascii="Times New Roman" w:eastAsia="Arial" w:hAnsi="Times New Roman" w:cs="Times New Roman"/>
          <w:b/>
          <w:kern w:val="0"/>
          <w:sz w:val="32"/>
          <w:szCs w:val="32"/>
          <w:lang w:eastAsia="en-GB"/>
        </w:rPr>
      </w:pPr>
    </w:p>
    <w:p w14:paraId="4C3F3E1B" w14:textId="77777777" w:rsidR="00E97A38" w:rsidRPr="00F42D7C" w:rsidRDefault="00E97A38" w:rsidP="0045526B">
      <w:pPr>
        <w:widowControl/>
        <w:jc w:val="left"/>
        <w:outlineLvl w:val="0"/>
        <w:rPr>
          <w:rFonts w:ascii="Times New Roman" w:eastAsia="Arial" w:hAnsi="Times New Roman" w:cs="Times New Roman"/>
          <w:b/>
          <w:kern w:val="0"/>
          <w:sz w:val="32"/>
          <w:szCs w:val="32"/>
          <w:lang w:eastAsia="en-GB"/>
        </w:rPr>
      </w:pPr>
    </w:p>
    <w:p w14:paraId="313E631B" w14:textId="77777777" w:rsidR="000A0F88" w:rsidRPr="00F42D7C" w:rsidRDefault="000A0F88" w:rsidP="000A0F88">
      <w:pPr>
        <w:rPr>
          <w:rFonts w:ascii="Times New Roman" w:hAnsi="Times New Roman" w:cs="Times New Roman"/>
          <w:lang w:eastAsia="en-GB"/>
        </w:rPr>
      </w:pPr>
      <w:bookmarkStart w:id="57" w:name="_Toc494276441"/>
    </w:p>
    <w:p w14:paraId="416CDFB8" w14:textId="77777777" w:rsidR="0045526B" w:rsidRPr="00F42D7C" w:rsidRDefault="0045526B" w:rsidP="00164BC9">
      <w:pPr>
        <w:rPr>
          <w:rFonts w:ascii="Times New Roman" w:hAnsi="Times New Roman" w:cs="Times New Roman"/>
          <w:b/>
          <w:sz w:val="44"/>
          <w:szCs w:val="44"/>
          <w:lang w:eastAsia="en-GB"/>
        </w:rPr>
      </w:pPr>
      <w:r w:rsidRPr="00F42D7C">
        <w:rPr>
          <w:rFonts w:ascii="Times New Roman" w:hAnsi="Times New Roman" w:cs="Times New Roman"/>
          <w:b/>
          <w:sz w:val="44"/>
          <w:szCs w:val="44"/>
          <w:lang w:eastAsia="en-GB"/>
        </w:rPr>
        <w:t>Revision History</w:t>
      </w:r>
      <w:bookmarkEnd w:id="57"/>
    </w:p>
    <w:p w14:paraId="08CF78AE" w14:textId="77777777" w:rsidR="00164BC9" w:rsidRPr="00F42D7C" w:rsidRDefault="00164BC9" w:rsidP="00164BC9">
      <w:pPr>
        <w:rPr>
          <w:rFonts w:ascii="Times New Roman" w:hAnsi="Times New Roman" w:cs="Times New Roman"/>
          <w:b/>
          <w:sz w:val="44"/>
          <w:szCs w:val="44"/>
          <w:lang w:eastAsia="en-GB"/>
        </w:rPr>
      </w:pPr>
    </w:p>
    <w:tbl>
      <w:tblPr>
        <w:tblW w:w="8755" w:type="dxa"/>
        <w:tblLayout w:type="fixed"/>
        <w:tblLook w:val="04A0" w:firstRow="1" w:lastRow="0" w:firstColumn="1" w:lastColumn="0" w:noHBand="0" w:noVBand="1"/>
      </w:tblPr>
      <w:tblGrid>
        <w:gridCol w:w="1384"/>
        <w:gridCol w:w="1559"/>
        <w:gridCol w:w="1276"/>
        <w:gridCol w:w="1134"/>
        <w:gridCol w:w="3402"/>
      </w:tblGrid>
      <w:tr w:rsidR="0045526B" w:rsidRPr="00F42D7C" w14:paraId="3E7832DF" w14:textId="77777777" w:rsidTr="00E97A38">
        <w:trPr>
          <w:trHeight w:val="205"/>
        </w:trPr>
        <w:tc>
          <w:tcPr>
            <w:tcW w:w="1384" w:type="dxa"/>
            <w:tcBorders>
              <w:top w:val="single" w:sz="4" w:space="0" w:color="808080"/>
              <w:left w:val="single" w:sz="4" w:space="0" w:color="808080"/>
              <w:bottom w:val="single" w:sz="4" w:space="0" w:color="808080"/>
              <w:right w:val="single" w:sz="4" w:space="0" w:color="808080"/>
            </w:tcBorders>
            <w:shd w:val="clear" w:color="auto" w:fill="FFF2CC" w:themeFill="accent4" w:themeFillTint="33"/>
            <w:vAlign w:val="center"/>
            <w:hideMark/>
          </w:tcPr>
          <w:p w14:paraId="1A554EBB" w14:textId="77777777"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Revision</w:t>
            </w:r>
          </w:p>
        </w:tc>
        <w:tc>
          <w:tcPr>
            <w:tcW w:w="1559" w:type="dxa"/>
            <w:tcBorders>
              <w:top w:val="single" w:sz="4" w:space="0" w:color="808080"/>
              <w:left w:val="nil"/>
              <w:bottom w:val="single" w:sz="4" w:space="0" w:color="808080"/>
              <w:right w:val="single" w:sz="4" w:space="0" w:color="808080"/>
            </w:tcBorders>
            <w:shd w:val="clear" w:color="auto" w:fill="FFF2CC" w:themeFill="accent4" w:themeFillTint="33"/>
            <w:vAlign w:val="center"/>
            <w:hideMark/>
          </w:tcPr>
          <w:p w14:paraId="55BA1328" w14:textId="77777777"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Date</w:t>
            </w:r>
          </w:p>
        </w:tc>
        <w:tc>
          <w:tcPr>
            <w:tcW w:w="1276" w:type="dxa"/>
            <w:tcBorders>
              <w:top w:val="single" w:sz="4" w:space="0" w:color="808080"/>
              <w:left w:val="nil"/>
              <w:bottom w:val="single" w:sz="4" w:space="0" w:color="808080"/>
              <w:right w:val="single" w:sz="4" w:space="0" w:color="808080"/>
            </w:tcBorders>
            <w:shd w:val="clear" w:color="auto" w:fill="FFF2CC" w:themeFill="accent4" w:themeFillTint="33"/>
            <w:vAlign w:val="center"/>
            <w:hideMark/>
          </w:tcPr>
          <w:p w14:paraId="5E7DBA59" w14:textId="77777777"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Status</w:t>
            </w:r>
          </w:p>
        </w:tc>
        <w:tc>
          <w:tcPr>
            <w:tcW w:w="1134" w:type="dxa"/>
            <w:tcBorders>
              <w:top w:val="single" w:sz="4" w:space="0" w:color="808080"/>
              <w:left w:val="nil"/>
              <w:bottom w:val="single" w:sz="4" w:space="0" w:color="808080"/>
              <w:right w:val="single" w:sz="4" w:space="0" w:color="808080"/>
            </w:tcBorders>
            <w:shd w:val="clear" w:color="auto" w:fill="FFF2CC" w:themeFill="accent4" w:themeFillTint="33"/>
            <w:vAlign w:val="center"/>
            <w:hideMark/>
          </w:tcPr>
          <w:p w14:paraId="1862D9DA" w14:textId="77777777"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Author</w:t>
            </w:r>
          </w:p>
        </w:tc>
        <w:tc>
          <w:tcPr>
            <w:tcW w:w="3402" w:type="dxa"/>
            <w:tcBorders>
              <w:top w:val="single" w:sz="4" w:space="0" w:color="808080"/>
              <w:left w:val="nil"/>
              <w:bottom w:val="single" w:sz="4" w:space="0" w:color="808080"/>
              <w:right w:val="single" w:sz="4" w:space="0" w:color="808080"/>
            </w:tcBorders>
            <w:shd w:val="clear" w:color="auto" w:fill="FFF2CC" w:themeFill="accent4" w:themeFillTint="33"/>
            <w:hideMark/>
          </w:tcPr>
          <w:p w14:paraId="234C3ACB" w14:textId="77777777"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Summary of Changes</w:t>
            </w:r>
          </w:p>
        </w:tc>
      </w:tr>
      <w:tr w:rsidR="0045526B" w:rsidRPr="00F42D7C" w14:paraId="5C835DDC" w14:textId="77777777"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hideMark/>
          </w:tcPr>
          <w:p w14:paraId="24446689" w14:textId="77777777" w:rsidR="0045526B" w:rsidRPr="00F42D7C" w:rsidRDefault="00E97A38" w:rsidP="004016D5">
            <w:pPr>
              <w:jc w:val="center"/>
              <w:rPr>
                <w:rFonts w:ascii="Times New Roman" w:hAnsi="Times New Roman" w:cs="Times New Roman"/>
                <w:sz w:val="24"/>
                <w:szCs w:val="28"/>
              </w:rPr>
            </w:pPr>
            <w:r w:rsidRPr="00F42D7C">
              <w:rPr>
                <w:rFonts w:ascii="Times New Roman" w:hAnsi="Times New Roman" w:cs="Times New Roman"/>
                <w:sz w:val="24"/>
                <w:szCs w:val="28"/>
              </w:rPr>
              <w:t>0.</w:t>
            </w:r>
            <w:r w:rsidR="0045526B" w:rsidRPr="00F42D7C">
              <w:rPr>
                <w:rFonts w:ascii="Times New Roman" w:hAnsi="Times New Roman" w:cs="Times New Roman"/>
                <w:sz w:val="24"/>
                <w:szCs w:val="28"/>
              </w:rPr>
              <w:t>1</w:t>
            </w:r>
          </w:p>
        </w:tc>
        <w:tc>
          <w:tcPr>
            <w:tcW w:w="1559" w:type="dxa"/>
            <w:tcBorders>
              <w:top w:val="single" w:sz="4" w:space="0" w:color="808080"/>
              <w:left w:val="nil"/>
              <w:bottom w:val="single" w:sz="4" w:space="0" w:color="808080"/>
              <w:right w:val="single" w:sz="4" w:space="0" w:color="808080"/>
            </w:tcBorders>
            <w:hideMark/>
          </w:tcPr>
          <w:p w14:paraId="6F1E6138" w14:textId="77777777" w:rsidR="0045526B" w:rsidRPr="00F42D7C" w:rsidRDefault="00E97A38" w:rsidP="0054331C">
            <w:pPr>
              <w:rPr>
                <w:rFonts w:ascii="Times New Roman" w:hAnsi="Times New Roman" w:cs="Times New Roman"/>
                <w:sz w:val="24"/>
                <w:szCs w:val="28"/>
              </w:rPr>
            </w:pPr>
            <w:r w:rsidRPr="00F42D7C">
              <w:rPr>
                <w:rFonts w:ascii="Times New Roman" w:hAnsi="Times New Roman" w:cs="Times New Roman"/>
                <w:sz w:val="24"/>
                <w:szCs w:val="28"/>
              </w:rPr>
              <w:t>25</w:t>
            </w:r>
            <w:r w:rsidR="0045526B" w:rsidRPr="00F42D7C">
              <w:rPr>
                <w:rFonts w:ascii="Times New Roman" w:hAnsi="Times New Roman" w:cs="Times New Roman"/>
                <w:sz w:val="24"/>
                <w:szCs w:val="28"/>
              </w:rPr>
              <w:t>-</w:t>
            </w:r>
            <w:r w:rsidR="0054331C" w:rsidRPr="00F42D7C">
              <w:rPr>
                <w:rFonts w:ascii="Times New Roman" w:hAnsi="Times New Roman" w:cs="Times New Roman"/>
                <w:sz w:val="24"/>
                <w:szCs w:val="28"/>
              </w:rPr>
              <w:t>Oct</w:t>
            </w:r>
            <w:r w:rsidR="0045526B" w:rsidRPr="00F42D7C">
              <w:rPr>
                <w:rFonts w:ascii="Times New Roman" w:hAnsi="Times New Roman" w:cs="Times New Roman"/>
                <w:sz w:val="24"/>
                <w:szCs w:val="28"/>
              </w:rPr>
              <w:t>-2017</w:t>
            </w:r>
          </w:p>
        </w:tc>
        <w:tc>
          <w:tcPr>
            <w:tcW w:w="1276" w:type="dxa"/>
            <w:tcBorders>
              <w:top w:val="single" w:sz="4" w:space="0" w:color="808080"/>
              <w:left w:val="nil"/>
              <w:bottom w:val="single" w:sz="4" w:space="0" w:color="808080"/>
              <w:right w:val="single" w:sz="4" w:space="0" w:color="808080"/>
            </w:tcBorders>
            <w:hideMark/>
          </w:tcPr>
          <w:p w14:paraId="7B849E2C" w14:textId="77777777" w:rsidR="0045526B" w:rsidRPr="00F42D7C" w:rsidRDefault="0045526B" w:rsidP="00B514A0">
            <w:pPr>
              <w:rPr>
                <w:rFonts w:ascii="Times New Roman" w:hAnsi="Times New Roman" w:cs="Times New Roman"/>
                <w:sz w:val="24"/>
                <w:szCs w:val="28"/>
              </w:rPr>
            </w:pPr>
            <w:r w:rsidRPr="00F42D7C">
              <w:rPr>
                <w:rFonts w:ascii="Times New Roman" w:hAnsi="Times New Roman" w:cs="Times New Roman"/>
                <w:sz w:val="24"/>
                <w:szCs w:val="28"/>
              </w:rPr>
              <w:t>Completed</w:t>
            </w:r>
          </w:p>
        </w:tc>
        <w:tc>
          <w:tcPr>
            <w:tcW w:w="1134" w:type="dxa"/>
            <w:tcBorders>
              <w:top w:val="single" w:sz="4" w:space="0" w:color="808080"/>
              <w:left w:val="nil"/>
              <w:bottom w:val="single" w:sz="4" w:space="0" w:color="808080"/>
              <w:right w:val="single" w:sz="4" w:space="0" w:color="808080"/>
            </w:tcBorders>
            <w:hideMark/>
          </w:tcPr>
          <w:p w14:paraId="29B4EF81" w14:textId="77777777"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Alan</w:t>
            </w:r>
          </w:p>
        </w:tc>
        <w:tc>
          <w:tcPr>
            <w:tcW w:w="3402" w:type="dxa"/>
            <w:tcBorders>
              <w:top w:val="single" w:sz="4" w:space="0" w:color="808080"/>
              <w:left w:val="nil"/>
              <w:bottom w:val="single" w:sz="4" w:space="0" w:color="808080"/>
              <w:right w:val="single" w:sz="4" w:space="0" w:color="808080"/>
            </w:tcBorders>
            <w:hideMark/>
          </w:tcPr>
          <w:p w14:paraId="1D54E289" w14:textId="77777777" w:rsidR="0045526B" w:rsidRPr="00F42D7C" w:rsidRDefault="0045526B" w:rsidP="00B514A0">
            <w:pPr>
              <w:rPr>
                <w:rFonts w:ascii="Times New Roman" w:hAnsi="Times New Roman" w:cs="Times New Roman"/>
                <w:sz w:val="24"/>
                <w:szCs w:val="28"/>
              </w:rPr>
            </w:pPr>
            <w:bookmarkStart w:id="58" w:name="OLE_LINK12"/>
            <w:bookmarkStart w:id="59" w:name="OLE_LINK13"/>
            <w:r w:rsidRPr="00F42D7C">
              <w:rPr>
                <w:rFonts w:ascii="Times New Roman" w:hAnsi="Times New Roman" w:cs="Times New Roman"/>
                <w:sz w:val="24"/>
                <w:szCs w:val="28"/>
              </w:rPr>
              <w:t>Initial Draft</w:t>
            </w:r>
            <w:bookmarkEnd w:id="58"/>
            <w:bookmarkEnd w:id="59"/>
          </w:p>
        </w:tc>
      </w:tr>
      <w:tr w:rsidR="0045526B" w:rsidRPr="00F42D7C" w14:paraId="31FC9CE7" w14:textId="77777777"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hideMark/>
          </w:tcPr>
          <w:p w14:paraId="36B4B4B0" w14:textId="77777777" w:rsidR="0045526B" w:rsidRPr="00F42D7C" w:rsidRDefault="00E97A38" w:rsidP="004016D5">
            <w:pPr>
              <w:jc w:val="center"/>
              <w:rPr>
                <w:rFonts w:ascii="Times New Roman" w:hAnsi="Times New Roman" w:cs="Times New Roman"/>
                <w:sz w:val="24"/>
                <w:szCs w:val="28"/>
              </w:rPr>
            </w:pPr>
            <w:r w:rsidRPr="00F42D7C">
              <w:rPr>
                <w:rFonts w:ascii="Times New Roman" w:hAnsi="Times New Roman" w:cs="Times New Roman"/>
                <w:sz w:val="24"/>
                <w:szCs w:val="28"/>
              </w:rPr>
              <w:t>0.2</w:t>
            </w:r>
          </w:p>
        </w:tc>
        <w:tc>
          <w:tcPr>
            <w:tcW w:w="1559" w:type="dxa"/>
            <w:tcBorders>
              <w:top w:val="single" w:sz="4" w:space="0" w:color="808080"/>
              <w:left w:val="nil"/>
              <w:bottom w:val="single" w:sz="4" w:space="0" w:color="808080"/>
              <w:right w:val="single" w:sz="4" w:space="0" w:color="808080"/>
            </w:tcBorders>
            <w:hideMark/>
          </w:tcPr>
          <w:p w14:paraId="4D848FC4" w14:textId="77777777"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29-Oct-2017</w:t>
            </w:r>
          </w:p>
        </w:tc>
        <w:tc>
          <w:tcPr>
            <w:tcW w:w="1276" w:type="dxa"/>
            <w:tcBorders>
              <w:top w:val="single" w:sz="4" w:space="0" w:color="808080"/>
              <w:left w:val="nil"/>
              <w:bottom w:val="single" w:sz="4" w:space="0" w:color="808080"/>
              <w:right w:val="single" w:sz="4" w:space="0" w:color="808080"/>
            </w:tcBorders>
            <w:hideMark/>
          </w:tcPr>
          <w:p w14:paraId="718C2525" w14:textId="77777777"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Completed</w:t>
            </w:r>
          </w:p>
        </w:tc>
        <w:tc>
          <w:tcPr>
            <w:tcW w:w="1134" w:type="dxa"/>
            <w:tcBorders>
              <w:top w:val="single" w:sz="4" w:space="0" w:color="808080"/>
              <w:left w:val="nil"/>
              <w:bottom w:val="single" w:sz="4" w:space="0" w:color="808080"/>
              <w:right w:val="single" w:sz="4" w:space="0" w:color="808080"/>
            </w:tcBorders>
            <w:hideMark/>
          </w:tcPr>
          <w:p w14:paraId="2879FF91" w14:textId="77777777"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Girish</w:t>
            </w:r>
          </w:p>
        </w:tc>
        <w:tc>
          <w:tcPr>
            <w:tcW w:w="3402" w:type="dxa"/>
            <w:tcBorders>
              <w:top w:val="single" w:sz="4" w:space="0" w:color="808080"/>
              <w:left w:val="nil"/>
              <w:bottom w:val="single" w:sz="4" w:space="0" w:color="808080"/>
              <w:right w:val="single" w:sz="4" w:space="0" w:color="808080"/>
            </w:tcBorders>
            <w:hideMark/>
          </w:tcPr>
          <w:p w14:paraId="6B4E32B8" w14:textId="77777777"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Second Version</w:t>
            </w:r>
          </w:p>
        </w:tc>
      </w:tr>
      <w:tr w:rsidR="0045526B" w:rsidRPr="00F42D7C" w14:paraId="7D5DC1F7" w14:textId="77777777"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hideMark/>
          </w:tcPr>
          <w:p w14:paraId="431C1EA9" w14:textId="77777777" w:rsidR="0045526B" w:rsidRPr="00F42D7C" w:rsidRDefault="00E97A38" w:rsidP="004016D5">
            <w:pPr>
              <w:jc w:val="center"/>
              <w:rPr>
                <w:rFonts w:ascii="Times New Roman" w:hAnsi="Times New Roman" w:cs="Times New Roman"/>
                <w:sz w:val="24"/>
                <w:szCs w:val="28"/>
              </w:rPr>
            </w:pPr>
            <w:r w:rsidRPr="00F42D7C">
              <w:rPr>
                <w:rFonts w:ascii="Times New Roman" w:hAnsi="Times New Roman" w:cs="Times New Roman"/>
                <w:sz w:val="24"/>
                <w:szCs w:val="28"/>
              </w:rPr>
              <w:t>0.3</w:t>
            </w:r>
          </w:p>
        </w:tc>
        <w:tc>
          <w:tcPr>
            <w:tcW w:w="1559" w:type="dxa"/>
            <w:tcBorders>
              <w:top w:val="single" w:sz="4" w:space="0" w:color="808080"/>
              <w:left w:val="nil"/>
              <w:bottom w:val="single" w:sz="4" w:space="0" w:color="808080"/>
              <w:right w:val="single" w:sz="4" w:space="0" w:color="808080"/>
            </w:tcBorders>
            <w:hideMark/>
          </w:tcPr>
          <w:p w14:paraId="28D123F2" w14:textId="77777777"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29-Oct-2017</w:t>
            </w:r>
          </w:p>
        </w:tc>
        <w:tc>
          <w:tcPr>
            <w:tcW w:w="1276" w:type="dxa"/>
            <w:tcBorders>
              <w:top w:val="single" w:sz="4" w:space="0" w:color="808080"/>
              <w:left w:val="nil"/>
              <w:bottom w:val="single" w:sz="4" w:space="0" w:color="808080"/>
              <w:right w:val="single" w:sz="4" w:space="0" w:color="808080"/>
            </w:tcBorders>
            <w:hideMark/>
          </w:tcPr>
          <w:p w14:paraId="7A5CB9A0" w14:textId="77777777"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Completed</w:t>
            </w:r>
          </w:p>
        </w:tc>
        <w:tc>
          <w:tcPr>
            <w:tcW w:w="1134" w:type="dxa"/>
            <w:tcBorders>
              <w:top w:val="single" w:sz="4" w:space="0" w:color="808080"/>
              <w:left w:val="nil"/>
              <w:bottom w:val="single" w:sz="4" w:space="0" w:color="808080"/>
              <w:right w:val="single" w:sz="4" w:space="0" w:color="808080"/>
            </w:tcBorders>
            <w:hideMark/>
          </w:tcPr>
          <w:p w14:paraId="524A309A" w14:textId="77777777"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Xinan</w:t>
            </w:r>
          </w:p>
        </w:tc>
        <w:tc>
          <w:tcPr>
            <w:tcW w:w="3402" w:type="dxa"/>
            <w:tcBorders>
              <w:top w:val="single" w:sz="4" w:space="0" w:color="808080"/>
              <w:left w:val="nil"/>
              <w:bottom w:val="single" w:sz="4" w:space="0" w:color="808080"/>
              <w:right w:val="single" w:sz="4" w:space="0" w:color="808080"/>
            </w:tcBorders>
            <w:hideMark/>
          </w:tcPr>
          <w:p w14:paraId="033758FE" w14:textId="77777777"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Third Version</w:t>
            </w:r>
          </w:p>
        </w:tc>
      </w:tr>
      <w:tr w:rsidR="002B6167" w:rsidRPr="00F42D7C" w14:paraId="77E2F118" w14:textId="77777777"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tcPr>
          <w:p w14:paraId="10E71BB1" w14:textId="77777777" w:rsidR="002B6167" w:rsidRPr="00F42D7C" w:rsidRDefault="007F4FE1" w:rsidP="007F4FE1">
            <w:pPr>
              <w:rPr>
                <w:rFonts w:ascii="Times New Roman" w:hAnsi="Times New Roman" w:cs="Times New Roman"/>
                <w:sz w:val="24"/>
                <w:szCs w:val="28"/>
              </w:rPr>
            </w:pPr>
            <w:r w:rsidRPr="00F42D7C">
              <w:rPr>
                <w:rFonts w:ascii="Times New Roman" w:hAnsi="Times New Roman" w:cs="Times New Roman"/>
                <w:sz w:val="24"/>
                <w:szCs w:val="28"/>
              </w:rPr>
              <w:t xml:space="preserve">    0.4</w:t>
            </w:r>
          </w:p>
        </w:tc>
        <w:tc>
          <w:tcPr>
            <w:tcW w:w="1559" w:type="dxa"/>
            <w:tcBorders>
              <w:top w:val="single" w:sz="4" w:space="0" w:color="808080"/>
              <w:left w:val="nil"/>
              <w:bottom w:val="single" w:sz="4" w:space="0" w:color="808080"/>
              <w:right w:val="single" w:sz="4" w:space="0" w:color="808080"/>
            </w:tcBorders>
          </w:tcPr>
          <w:p w14:paraId="0D1E228E" w14:textId="77777777" w:rsidR="002B6167" w:rsidRPr="00F42D7C" w:rsidRDefault="007F4FE1" w:rsidP="00B514A0">
            <w:pPr>
              <w:rPr>
                <w:rFonts w:ascii="Times New Roman" w:hAnsi="Times New Roman" w:cs="Times New Roman"/>
                <w:sz w:val="24"/>
                <w:szCs w:val="28"/>
              </w:rPr>
            </w:pPr>
            <w:r w:rsidRPr="00F42D7C">
              <w:rPr>
                <w:rFonts w:ascii="Times New Roman" w:hAnsi="Times New Roman" w:cs="Times New Roman"/>
                <w:sz w:val="24"/>
                <w:szCs w:val="28"/>
              </w:rPr>
              <w:t>31-Oct-2017</w:t>
            </w:r>
          </w:p>
        </w:tc>
        <w:tc>
          <w:tcPr>
            <w:tcW w:w="1276" w:type="dxa"/>
            <w:tcBorders>
              <w:top w:val="single" w:sz="4" w:space="0" w:color="808080"/>
              <w:left w:val="nil"/>
              <w:bottom w:val="single" w:sz="4" w:space="0" w:color="808080"/>
              <w:right w:val="single" w:sz="4" w:space="0" w:color="808080"/>
            </w:tcBorders>
          </w:tcPr>
          <w:p w14:paraId="58205F7A" w14:textId="77777777" w:rsidR="002B6167" w:rsidRPr="00F42D7C" w:rsidRDefault="007F4FE1" w:rsidP="00B514A0">
            <w:pPr>
              <w:rPr>
                <w:rFonts w:ascii="Times New Roman" w:hAnsi="Times New Roman" w:cs="Times New Roman"/>
                <w:sz w:val="24"/>
                <w:szCs w:val="28"/>
              </w:rPr>
            </w:pPr>
            <w:r w:rsidRPr="00F42D7C">
              <w:rPr>
                <w:rFonts w:ascii="Times New Roman" w:hAnsi="Times New Roman" w:cs="Times New Roman"/>
                <w:sz w:val="24"/>
                <w:szCs w:val="28"/>
              </w:rPr>
              <w:t>Completed</w:t>
            </w:r>
          </w:p>
        </w:tc>
        <w:tc>
          <w:tcPr>
            <w:tcW w:w="1134" w:type="dxa"/>
            <w:tcBorders>
              <w:top w:val="single" w:sz="4" w:space="0" w:color="808080"/>
              <w:left w:val="nil"/>
              <w:bottom w:val="single" w:sz="4" w:space="0" w:color="808080"/>
              <w:right w:val="single" w:sz="4" w:space="0" w:color="808080"/>
            </w:tcBorders>
          </w:tcPr>
          <w:p w14:paraId="6CFBA681" w14:textId="77777777" w:rsidR="002B6167" w:rsidRPr="00F42D7C" w:rsidRDefault="007F4FE1" w:rsidP="00B514A0">
            <w:pPr>
              <w:rPr>
                <w:rFonts w:ascii="Times New Roman" w:hAnsi="Times New Roman" w:cs="Times New Roman"/>
                <w:sz w:val="24"/>
                <w:szCs w:val="28"/>
              </w:rPr>
            </w:pPr>
            <w:r w:rsidRPr="00F42D7C">
              <w:rPr>
                <w:rFonts w:ascii="Times New Roman" w:hAnsi="Times New Roman" w:cs="Times New Roman"/>
                <w:sz w:val="24"/>
                <w:szCs w:val="28"/>
              </w:rPr>
              <w:t>Girish</w:t>
            </w:r>
          </w:p>
        </w:tc>
        <w:tc>
          <w:tcPr>
            <w:tcW w:w="3402" w:type="dxa"/>
            <w:tcBorders>
              <w:top w:val="single" w:sz="4" w:space="0" w:color="808080"/>
              <w:left w:val="nil"/>
              <w:bottom w:val="single" w:sz="4" w:space="0" w:color="808080"/>
              <w:right w:val="single" w:sz="4" w:space="0" w:color="808080"/>
            </w:tcBorders>
          </w:tcPr>
          <w:p w14:paraId="0D2FA53E" w14:textId="77777777" w:rsidR="002B6167" w:rsidRPr="00F42D7C" w:rsidRDefault="007F4FE1" w:rsidP="00B514A0">
            <w:pPr>
              <w:rPr>
                <w:rFonts w:ascii="Times New Roman" w:hAnsi="Times New Roman" w:cs="Times New Roman"/>
                <w:sz w:val="24"/>
                <w:szCs w:val="28"/>
              </w:rPr>
            </w:pPr>
            <w:r w:rsidRPr="00F42D7C">
              <w:rPr>
                <w:rFonts w:ascii="Times New Roman" w:hAnsi="Times New Roman" w:cs="Times New Roman"/>
                <w:sz w:val="24"/>
                <w:szCs w:val="28"/>
              </w:rPr>
              <w:t>Incorporated Review comment</w:t>
            </w:r>
          </w:p>
        </w:tc>
      </w:tr>
      <w:tr w:rsidR="000A01D2" w:rsidRPr="00F42D7C" w14:paraId="71B3124E" w14:textId="77777777"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tcPr>
          <w:p w14:paraId="5848210D" w14:textId="77777777" w:rsidR="000A01D2" w:rsidRPr="00F42D7C" w:rsidRDefault="000A01D2" w:rsidP="00B514A0">
            <w:pPr>
              <w:rPr>
                <w:rFonts w:ascii="Times New Roman" w:hAnsi="Times New Roman" w:cs="Times New Roman"/>
                <w:sz w:val="24"/>
                <w:szCs w:val="28"/>
              </w:rPr>
            </w:pPr>
          </w:p>
        </w:tc>
        <w:tc>
          <w:tcPr>
            <w:tcW w:w="1559" w:type="dxa"/>
            <w:tcBorders>
              <w:top w:val="single" w:sz="4" w:space="0" w:color="808080"/>
              <w:left w:val="nil"/>
              <w:bottom w:val="single" w:sz="4" w:space="0" w:color="808080"/>
              <w:right w:val="single" w:sz="4" w:space="0" w:color="808080"/>
            </w:tcBorders>
          </w:tcPr>
          <w:p w14:paraId="6228C8F6" w14:textId="77777777" w:rsidR="000A01D2" w:rsidRPr="00F42D7C" w:rsidRDefault="000A01D2" w:rsidP="00B514A0">
            <w:pPr>
              <w:rPr>
                <w:rFonts w:ascii="Times New Roman" w:hAnsi="Times New Roman" w:cs="Times New Roman"/>
                <w:sz w:val="24"/>
                <w:szCs w:val="28"/>
              </w:rPr>
            </w:pPr>
          </w:p>
        </w:tc>
        <w:tc>
          <w:tcPr>
            <w:tcW w:w="1276" w:type="dxa"/>
            <w:tcBorders>
              <w:top w:val="single" w:sz="4" w:space="0" w:color="808080"/>
              <w:left w:val="nil"/>
              <w:bottom w:val="single" w:sz="4" w:space="0" w:color="808080"/>
              <w:right w:val="single" w:sz="4" w:space="0" w:color="808080"/>
            </w:tcBorders>
          </w:tcPr>
          <w:p w14:paraId="51B26C05" w14:textId="77777777" w:rsidR="000A01D2" w:rsidRPr="00F42D7C" w:rsidRDefault="000A01D2" w:rsidP="00B514A0">
            <w:pPr>
              <w:rPr>
                <w:rFonts w:ascii="Times New Roman" w:hAnsi="Times New Roman" w:cs="Times New Roman"/>
                <w:sz w:val="24"/>
                <w:szCs w:val="28"/>
              </w:rPr>
            </w:pPr>
          </w:p>
        </w:tc>
        <w:tc>
          <w:tcPr>
            <w:tcW w:w="1134" w:type="dxa"/>
            <w:tcBorders>
              <w:top w:val="single" w:sz="4" w:space="0" w:color="808080"/>
              <w:left w:val="nil"/>
              <w:bottom w:val="single" w:sz="4" w:space="0" w:color="808080"/>
              <w:right w:val="single" w:sz="4" w:space="0" w:color="808080"/>
            </w:tcBorders>
          </w:tcPr>
          <w:p w14:paraId="44E6CFD0" w14:textId="77777777" w:rsidR="000A01D2" w:rsidRPr="00F42D7C" w:rsidRDefault="000A01D2" w:rsidP="00B514A0">
            <w:pPr>
              <w:rPr>
                <w:rFonts w:ascii="Times New Roman" w:hAnsi="Times New Roman" w:cs="Times New Roman"/>
                <w:sz w:val="24"/>
                <w:szCs w:val="28"/>
              </w:rPr>
            </w:pPr>
          </w:p>
        </w:tc>
        <w:tc>
          <w:tcPr>
            <w:tcW w:w="3402" w:type="dxa"/>
            <w:tcBorders>
              <w:top w:val="single" w:sz="4" w:space="0" w:color="808080"/>
              <w:left w:val="nil"/>
              <w:bottom w:val="single" w:sz="4" w:space="0" w:color="808080"/>
              <w:right w:val="single" w:sz="4" w:space="0" w:color="808080"/>
            </w:tcBorders>
          </w:tcPr>
          <w:p w14:paraId="65BF29CA" w14:textId="77777777" w:rsidR="000A01D2" w:rsidRPr="00F42D7C" w:rsidRDefault="000A01D2" w:rsidP="00B514A0">
            <w:pPr>
              <w:rPr>
                <w:rFonts w:ascii="Times New Roman" w:hAnsi="Times New Roman" w:cs="Times New Roman"/>
                <w:sz w:val="24"/>
                <w:szCs w:val="28"/>
              </w:rPr>
            </w:pPr>
          </w:p>
        </w:tc>
      </w:tr>
    </w:tbl>
    <w:p w14:paraId="7DD23810" w14:textId="77777777" w:rsidR="0045526B" w:rsidRPr="00F42D7C" w:rsidRDefault="0045526B" w:rsidP="0045526B">
      <w:pPr>
        <w:rPr>
          <w:rFonts w:ascii="Times New Roman" w:hAnsi="Times New Roman" w:cs="Times New Roman"/>
          <w:b/>
          <w:sz w:val="28"/>
          <w:szCs w:val="28"/>
        </w:rPr>
      </w:pPr>
    </w:p>
    <w:p w14:paraId="04BDB63A" w14:textId="77777777" w:rsidR="004B3ED0" w:rsidRPr="00F42D7C" w:rsidRDefault="004B3ED0" w:rsidP="0045526B">
      <w:pPr>
        <w:rPr>
          <w:rFonts w:ascii="Times New Roman" w:hAnsi="Times New Roman" w:cs="Times New Roman"/>
          <w:b/>
          <w:sz w:val="28"/>
          <w:szCs w:val="28"/>
        </w:rPr>
      </w:pPr>
    </w:p>
    <w:p w14:paraId="7D047EA5" w14:textId="77777777" w:rsidR="002B6167" w:rsidRPr="00F42D7C" w:rsidRDefault="002B6167" w:rsidP="0045526B">
      <w:pPr>
        <w:rPr>
          <w:rFonts w:ascii="Times New Roman" w:hAnsi="Times New Roman" w:cs="Times New Roman"/>
          <w:b/>
          <w:sz w:val="28"/>
          <w:szCs w:val="28"/>
        </w:rPr>
      </w:pPr>
    </w:p>
    <w:p w14:paraId="307B8D42" w14:textId="77777777" w:rsidR="002B6167" w:rsidRPr="00F42D7C" w:rsidRDefault="002B6167" w:rsidP="0045526B">
      <w:pPr>
        <w:rPr>
          <w:rFonts w:ascii="Times New Roman" w:hAnsi="Times New Roman" w:cs="Times New Roman"/>
          <w:b/>
          <w:sz w:val="28"/>
          <w:szCs w:val="28"/>
        </w:rPr>
      </w:pPr>
    </w:p>
    <w:p w14:paraId="0EE6E6A2" w14:textId="77777777" w:rsidR="002B6167" w:rsidRPr="00F42D7C" w:rsidRDefault="002B6167" w:rsidP="0045526B">
      <w:pPr>
        <w:rPr>
          <w:rFonts w:ascii="Times New Roman" w:hAnsi="Times New Roman" w:cs="Times New Roman"/>
          <w:b/>
          <w:sz w:val="28"/>
          <w:szCs w:val="28"/>
        </w:rPr>
      </w:pPr>
    </w:p>
    <w:p w14:paraId="4B2A9D88" w14:textId="77777777" w:rsidR="002B6167" w:rsidRPr="00F42D7C" w:rsidRDefault="002B6167" w:rsidP="0045526B">
      <w:pPr>
        <w:rPr>
          <w:rFonts w:ascii="Times New Roman" w:hAnsi="Times New Roman" w:cs="Times New Roman"/>
          <w:b/>
          <w:sz w:val="28"/>
          <w:szCs w:val="28"/>
        </w:rPr>
      </w:pPr>
    </w:p>
    <w:p w14:paraId="3CEA4B97" w14:textId="77777777" w:rsidR="002B6167" w:rsidRPr="00F42D7C" w:rsidRDefault="002B6167" w:rsidP="0045526B">
      <w:pPr>
        <w:rPr>
          <w:rFonts w:ascii="Times New Roman" w:hAnsi="Times New Roman" w:cs="Times New Roman"/>
          <w:b/>
          <w:sz w:val="28"/>
          <w:szCs w:val="28"/>
        </w:rPr>
      </w:pPr>
    </w:p>
    <w:p w14:paraId="0362A9E3" w14:textId="77777777" w:rsidR="002B6167" w:rsidRPr="00F42D7C" w:rsidRDefault="002B6167" w:rsidP="0045526B">
      <w:pPr>
        <w:rPr>
          <w:rFonts w:ascii="Times New Roman" w:hAnsi="Times New Roman" w:cs="Times New Roman"/>
          <w:b/>
          <w:sz w:val="28"/>
          <w:szCs w:val="28"/>
        </w:rPr>
      </w:pPr>
    </w:p>
    <w:p w14:paraId="7B1C2E9F" w14:textId="77777777" w:rsidR="002B6167" w:rsidRPr="00F42D7C" w:rsidRDefault="002B6167" w:rsidP="0045526B">
      <w:pPr>
        <w:rPr>
          <w:rFonts w:ascii="Times New Roman" w:hAnsi="Times New Roman" w:cs="Times New Roman"/>
          <w:b/>
          <w:sz w:val="28"/>
          <w:szCs w:val="28"/>
        </w:rPr>
      </w:pPr>
    </w:p>
    <w:p w14:paraId="03357CB5" w14:textId="77777777" w:rsidR="002B6167" w:rsidRPr="00F42D7C" w:rsidRDefault="002B6167" w:rsidP="0045526B">
      <w:pPr>
        <w:rPr>
          <w:rFonts w:ascii="Times New Roman" w:hAnsi="Times New Roman" w:cs="Times New Roman"/>
          <w:b/>
          <w:sz w:val="28"/>
          <w:szCs w:val="28"/>
        </w:rPr>
      </w:pPr>
    </w:p>
    <w:p w14:paraId="35FDD172" w14:textId="77777777" w:rsidR="002B6167" w:rsidRPr="00F42D7C" w:rsidRDefault="002B6167" w:rsidP="0045526B">
      <w:pPr>
        <w:rPr>
          <w:rFonts w:ascii="Times New Roman" w:hAnsi="Times New Roman" w:cs="Times New Roman"/>
          <w:b/>
          <w:sz w:val="28"/>
          <w:szCs w:val="28"/>
        </w:rPr>
      </w:pPr>
    </w:p>
    <w:p w14:paraId="6558C3E7" w14:textId="77777777" w:rsidR="002B6167" w:rsidRPr="00F42D7C" w:rsidRDefault="002B6167" w:rsidP="0045526B">
      <w:pPr>
        <w:rPr>
          <w:rFonts w:ascii="Times New Roman" w:hAnsi="Times New Roman" w:cs="Times New Roman"/>
          <w:b/>
          <w:sz w:val="28"/>
          <w:szCs w:val="28"/>
        </w:rPr>
      </w:pPr>
    </w:p>
    <w:p w14:paraId="19605C52" w14:textId="77777777" w:rsidR="002B6167" w:rsidRPr="00F42D7C" w:rsidRDefault="002B6167" w:rsidP="0045526B">
      <w:pPr>
        <w:rPr>
          <w:rFonts w:ascii="Times New Roman" w:hAnsi="Times New Roman" w:cs="Times New Roman"/>
          <w:b/>
          <w:sz w:val="28"/>
          <w:szCs w:val="28"/>
        </w:rPr>
      </w:pPr>
    </w:p>
    <w:p w14:paraId="20C282BE" w14:textId="77777777" w:rsidR="002B6167" w:rsidRPr="00F42D7C" w:rsidRDefault="002B6167" w:rsidP="0045526B">
      <w:pPr>
        <w:rPr>
          <w:rFonts w:ascii="Times New Roman" w:hAnsi="Times New Roman" w:cs="Times New Roman"/>
          <w:b/>
          <w:sz w:val="28"/>
          <w:szCs w:val="28"/>
        </w:rPr>
      </w:pPr>
    </w:p>
    <w:p w14:paraId="611E7B67" w14:textId="77777777" w:rsidR="002B6167" w:rsidRPr="00F42D7C" w:rsidRDefault="002B6167" w:rsidP="0045526B">
      <w:pPr>
        <w:rPr>
          <w:rFonts w:ascii="Times New Roman" w:hAnsi="Times New Roman" w:cs="Times New Roman"/>
          <w:b/>
          <w:sz w:val="28"/>
          <w:szCs w:val="28"/>
        </w:rPr>
      </w:pPr>
    </w:p>
    <w:sdt>
      <w:sdtPr>
        <w:rPr>
          <w:rFonts w:ascii="Times New Roman" w:eastAsiaTheme="minorEastAsia" w:hAnsi="Times New Roman" w:cs="Times New Roman"/>
          <w:color w:val="auto"/>
          <w:kern w:val="2"/>
          <w:sz w:val="21"/>
          <w:szCs w:val="24"/>
        </w:rPr>
        <w:id w:val="1242607182"/>
        <w:docPartObj>
          <w:docPartGallery w:val="Table of Contents"/>
          <w:docPartUnique/>
        </w:docPartObj>
      </w:sdtPr>
      <w:sdtEndPr>
        <w:rPr>
          <w:b/>
          <w:bCs/>
          <w:noProof/>
        </w:rPr>
      </w:sdtEndPr>
      <w:sdtContent>
        <w:p w14:paraId="69710A16" w14:textId="77777777" w:rsidR="00E03000" w:rsidRDefault="005F4B06" w:rsidP="00E10A86">
          <w:pPr>
            <w:pStyle w:val="TOCHeading"/>
            <w:rPr>
              <w:noProof/>
            </w:rPr>
          </w:pPr>
          <w:r w:rsidRPr="00F42D7C">
            <w:rPr>
              <w:rFonts w:ascii="Times New Roman" w:eastAsiaTheme="minorEastAsia" w:hAnsi="Times New Roman" w:cs="Times New Roman"/>
              <w:b/>
              <w:color w:val="ED7D31" w:themeColor="accent2"/>
              <w:kern w:val="2"/>
              <w:sz w:val="36"/>
              <w:szCs w:val="44"/>
            </w:rPr>
            <w:t>Table of Contents</w:t>
          </w:r>
          <w:r w:rsidR="00F9468F" w:rsidRPr="00F42D7C">
            <w:rPr>
              <w:rFonts w:ascii="Times New Roman" w:hAnsi="Times New Roman" w:cs="Times New Roman"/>
              <w:sz w:val="24"/>
            </w:rPr>
            <w:fldChar w:fldCharType="begin"/>
          </w:r>
          <w:r w:rsidRPr="00F42D7C">
            <w:rPr>
              <w:rFonts w:ascii="Times New Roman" w:hAnsi="Times New Roman" w:cs="Times New Roman"/>
            </w:rPr>
            <w:instrText xml:space="preserve"> TOC \o "1-3" \h \z \u </w:instrText>
          </w:r>
          <w:r w:rsidR="00F9468F" w:rsidRPr="00F42D7C">
            <w:rPr>
              <w:rFonts w:ascii="Times New Roman" w:hAnsi="Times New Roman" w:cs="Times New Roman"/>
              <w:sz w:val="24"/>
            </w:rPr>
            <w:fldChar w:fldCharType="separate"/>
          </w:r>
        </w:p>
        <w:p w14:paraId="309CEEDF" w14:textId="77777777" w:rsidR="00E03000" w:rsidRDefault="000E51F7">
          <w:pPr>
            <w:pStyle w:val="TOC1"/>
            <w:tabs>
              <w:tab w:val="left" w:pos="420"/>
              <w:tab w:val="right" w:leader="dot" w:pos="8296"/>
            </w:tabs>
            <w:rPr>
              <w:b w:val="0"/>
              <w:bCs w:val="0"/>
              <w:noProof/>
              <w:kern w:val="0"/>
              <w:sz w:val="22"/>
              <w:szCs w:val="22"/>
              <w:lang w:val="en-US" w:eastAsia="en-US"/>
            </w:rPr>
          </w:pPr>
          <w:hyperlink w:anchor="_Toc497261716" w:history="1">
            <w:r w:rsidR="00E03000" w:rsidRPr="008C29BB">
              <w:rPr>
                <w:rStyle w:val="Hyperlink"/>
                <w:rFonts w:ascii="Times New Roman" w:hAnsi="Times New Roman" w:cs="Times New Roman"/>
                <w:noProof/>
              </w:rPr>
              <w:t>1.</w:t>
            </w:r>
            <w:r w:rsidR="00E03000">
              <w:rPr>
                <w:b w:val="0"/>
                <w:bCs w:val="0"/>
                <w:noProof/>
                <w:kern w:val="0"/>
                <w:sz w:val="22"/>
                <w:szCs w:val="22"/>
                <w:lang w:val="en-US" w:eastAsia="en-US"/>
              </w:rPr>
              <w:tab/>
            </w:r>
            <w:r w:rsidR="00E03000" w:rsidRPr="008C29BB">
              <w:rPr>
                <w:rStyle w:val="Hyperlink"/>
                <w:rFonts w:ascii="Times New Roman" w:hAnsi="Times New Roman" w:cs="Times New Roman"/>
                <w:noProof/>
              </w:rPr>
              <w:t>Aim &amp; Contributions</w:t>
            </w:r>
            <w:r w:rsidR="00E03000">
              <w:rPr>
                <w:noProof/>
                <w:webHidden/>
              </w:rPr>
              <w:tab/>
            </w:r>
            <w:r w:rsidR="00E03000">
              <w:rPr>
                <w:noProof/>
                <w:webHidden/>
              </w:rPr>
              <w:fldChar w:fldCharType="begin"/>
            </w:r>
            <w:r w:rsidR="00E03000">
              <w:rPr>
                <w:noProof/>
                <w:webHidden/>
              </w:rPr>
              <w:instrText xml:space="preserve"> PAGEREF _Toc497261716 \h </w:instrText>
            </w:r>
            <w:r w:rsidR="00E03000">
              <w:rPr>
                <w:noProof/>
                <w:webHidden/>
              </w:rPr>
            </w:r>
            <w:r w:rsidR="00E03000">
              <w:rPr>
                <w:noProof/>
                <w:webHidden/>
              </w:rPr>
              <w:fldChar w:fldCharType="separate"/>
            </w:r>
            <w:r w:rsidR="00E03000">
              <w:rPr>
                <w:noProof/>
                <w:webHidden/>
              </w:rPr>
              <w:t>5</w:t>
            </w:r>
            <w:r w:rsidR="00E03000">
              <w:rPr>
                <w:noProof/>
                <w:webHidden/>
              </w:rPr>
              <w:fldChar w:fldCharType="end"/>
            </w:r>
          </w:hyperlink>
        </w:p>
        <w:p w14:paraId="0F84A4AD" w14:textId="77777777" w:rsidR="00E03000" w:rsidRDefault="000E51F7">
          <w:pPr>
            <w:pStyle w:val="TOC2"/>
            <w:rPr>
              <w:rFonts w:asciiTheme="minorHAnsi" w:hAnsiTheme="minorHAnsi" w:cstheme="minorBidi"/>
              <w:b w:val="0"/>
              <w:bCs w:val="0"/>
              <w:kern w:val="0"/>
              <w:lang w:val="en-US" w:eastAsia="en-US"/>
            </w:rPr>
          </w:pPr>
          <w:hyperlink w:anchor="_Toc497261717" w:history="1">
            <w:r w:rsidR="00E03000" w:rsidRPr="008C29BB">
              <w:rPr>
                <w:rStyle w:val="Hyperlink"/>
              </w:rPr>
              <w:t>1.1</w:t>
            </w:r>
            <w:r w:rsidR="00E03000">
              <w:rPr>
                <w:rFonts w:asciiTheme="minorHAnsi" w:hAnsiTheme="minorHAnsi" w:cstheme="minorBidi"/>
                <w:b w:val="0"/>
                <w:bCs w:val="0"/>
                <w:kern w:val="0"/>
                <w:lang w:val="en-US" w:eastAsia="en-US"/>
              </w:rPr>
              <w:tab/>
            </w:r>
            <w:r w:rsidR="00E03000" w:rsidRPr="008C29BB">
              <w:rPr>
                <w:rStyle w:val="Hyperlink"/>
              </w:rPr>
              <w:t>Aim</w:t>
            </w:r>
            <w:r w:rsidR="00E03000">
              <w:rPr>
                <w:webHidden/>
              </w:rPr>
              <w:tab/>
            </w:r>
            <w:r w:rsidR="00E03000">
              <w:rPr>
                <w:webHidden/>
              </w:rPr>
              <w:fldChar w:fldCharType="begin"/>
            </w:r>
            <w:r w:rsidR="00E03000">
              <w:rPr>
                <w:webHidden/>
              </w:rPr>
              <w:instrText xml:space="preserve"> PAGEREF _Toc497261717 \h </w:instrText>
            </w:r>
            <w:r w:rsidR="00E03000">
              <w:rPr>
                <w:webHidden/>
              </w:rPr>
            </w:r>
            <w:r w:rsidR="00E03000">
              <w:rPr>
                <w:webHidden/>
              </w:rPr>
              <w:fldChar w:fldCharType="separate"/>
            </w:r>
            <w:r w:rsidR="00E03000">
              <w:rPr>
                <w:webHidden/>
              </w:rPr>
              <w:t>5</w:t>
            </w:r>
            <w:r w:rsidR="00E03000">
              <w:rPr>
                <w:webHidden/>
              </w:rPr>
              <w:fldChar w:fldCharType="end"/>
            </w:r>
          </w:hyperlink>
        </w:p>
        <w:p w14:paraId="6EAE3525" w14:textId="77777777" w:rsidR="00E03000" w:rsidRDefault="000E51F7">
          <w:pPr>
            <w:pStyle w:val="TOC2"/>
            <w:rPr>
              <w:rFonts w:asciiTheme="minorHAnsi" w:hAnsiTheme="minorHAnsi" w:cstheme="minorBidi"/>
              <w:b w:val="0"/>
              <w:bCs w:val="0"/>
              <w:kern w:val="0"/>
              <w:lang w:val="en-US" w:eastAsia="en-US"/>
            </w:rPr>
          </w:pPr>
          <w:hyperlink w:anchor="_Toc497261718" w:history="1">
            <w:r w:rsidR="00E03000" w:rsidRPr="008C29BB">
              <w:rPr>
                <w:rStyle w:val="Hyperlink"/>
              </w:rPr>
              <w:t>1.2</w:t>
            </w:r>
            <w:r w:rsidR="00E03000">
              <w:rPr>
                <w:rFonts w:asciiTheme="minorHAnsi" w:hAnsiTheme="minorHAnsi" w:cstheme="minorBidi"/>
                <w:b w:val="0"/>
                <w:bCs w:val="0"/>
                <w:kern w:val="0"/>
                <w:lang w:val="en-US" w:eastAsia="en-US"/>
              </w:rPr>
              <w:tab/>
            </w:r>
            <w:r w:rsidR="00E03000" w:rsidRPr="008C29BB">
              <w:rPr>
                <w:rStyle w:val="Hyperlink"/>
              </w:rPr>
              <w:t>Contributions</w:t>
            </w:r>
            <w:r w:rsidR="00E03000">
              <w:rPr>
                <w:webHidden/>
              </w:rPr>
              <w:tab/>
            </w:r>
            <w:r w:rsidR="00E03000">
              <w:rPr>
                <w:webHidden/>
              </w:rPr>
              <w:fldChar w:fldCharType="begin"/>
            </w:r>
            <w:r w:rsidR="00E03000">
              <w:rPr>
                <w:webHidden/>
              </w:rPr>
              <w:instrText xml:space="preserve"> PAGEREF _Toc497261718 \h </w:instrText>
            </w:r>
            <w:r w:rsidR="00E03000">
              <w:rPr>
                <w:webHidden/>
              </w:rPr>
            </w:r>
            <w:r w:rsidR="00E03000">
              <w:rPr>
                <w:webHidden/>
              </w:rPr>
              <w:fldChar w:fldCharType="separate"/>
            </w:r>
            <w:r w:rsidR="00E03000">
              <w:rPr>
                <w:webHidden/>
              </w:rPr>
              <w:t>5</w:t>
            </w:r>
            <w:r w:rsidR="00E03000">
              <w:rPr>
                <w:webHidden/>
              </w:rPr>
              <w:fldChar w:fldCharType="end"/>
            </w:r>
          </w:hyperlink>
        </w:p>
        <w:p w14:paraId="2C39C467" w14:textId="77777777" w:rsidR="00E03000" w:rsidRDefault="000E51F7">
          <w:pPr>
            <w:pStyle w:val="TOC1"/>
            <w:tabs>
              <w:tab w:val="left" w:pos="420"/>
              <w:tab w:val="right" w:leader="dot" w:pos="8296"/>
            </w:tabs>
            <w:rPr>
              <w:b w:val="0"/>
              <w:bCs w:val="0"/>
              <w:noProof/>
              <w:kern w:val="0"/>
              <w:sz w:val="22"/>
              <w:szCs w:val="22"/>
              <w:lang w:val="en-US" w:eastAsia="en-US"/>
            </w:rPr>
          </w:pPr>
          <w:hyperlink w:anchor="_Toc497261719" w:history="1">
            <w:r w:rsidR="00E03000" w:rsidRPr="008C29BB">
              <w:rPr>
                <w:rStyle w:val="Hyperlink"/>
                <w:rFonts w:ascii="Times New Roman" w:hAnsi="Times New Roman" w:cs="Times New Roman"/>
                <w:noProof/>
              </w:rPr>
              <w:t>2.</w:t>
            </w:r>
            <w:r w:rsidR="00E03000">
              <w:rPr>
                <w:b w:val="0"/>
                <w:bCs w:val="0"/>
                <w:noProof/>
                <w:kern w:val="0"/>
                <w:sz w:val="22"/>
                <w:szCs w:val="22"/>
                <w:lang w:val="en-US" w:eastAsia="en-US"/>
              </w:rPr>
              <w:tab/>
            </w:r>
            <w:r w:rsidR="00E03000" w:rsidRPr="008C29BB">
              <w:rPr>
                <w:rStyle w:val="Hyperlink"/>
                <w:rFonts w:ascii="Times New Roman" w:hAnsi="Times New Roman" w:cs="Times New Roman"/>
                <w:noProof/>
              </w:rPr>
              <w:t>Data Set</w:t>
            </w:r>
            <w:r w:rsidR="00E03000">
              <w:rPr>
                <w:noProof/>
                <w:webHidden/>
              </w:rPr>
              <w:tab/>
            </w:r>
            <w:r w:rsidR="00E03000">
              <w:rPr>
                <w:noProof/>
                <w:webHidden/>
              </w:rPr>
              <w:fldChar w:fldCharType="begin"/>
            </w:r>
            <w:r w:rsidR="00E03000">
              <w:rPr>
                <w:noProof/>
                <w:webHidden/>
              </w:rPr>
              <w:instrText xml:space="preserve"> PAGEREF _Toc497261719 \h </w:instrText>
            </w:r>
            <w:r w:rsidR="00E03000">
              <w:rPr>
                <w:noProof/>
                <w:webHidden/>
              </w:rPr>
            </w:r>
            <w:r w:rsidR="00E03000">
              <w:rPr>
                <w:noProof/>
                <w:webHidden/>
              </w:rPr>
              <w:fldChar w:fldCharType="separate"/>
            </w:r>
            <w:r w:rsidR="00E03000">
              <w:rPr>
                <w:noProof/>
                <w:webHidden/>
              </w:rPr>
              <w:t>6</w:t>
            </w:r>
            <w:r w:rsidR="00E03000">
              <w:rPr>
                <w:noProof/>
                <w:webHidden/>
              </w:rPr>
              <w:fldChar w:fldCharType="end"/>
            </w:r>
          </w:hyperlink>
        </w:p>
        <w:p w14:paraId="3F3075EA" w14:textId="77777777" w:rsidR="00E03000" w:rsidRDefault="000E51F7">
          <w:pPr>
            <w:pStyle w:val="TOC1"/>
            <w:tabs>
              <w:tab w:val="left" w:pos="420"/>
              <w:tab w:val="right" w:leader="dot" w:pos="8296"/>
            </w:tabs>
            <w:rPr>
              <w:b w:val="0"/>
              <w:bCs w:val="0"/>
              <w:noProof/>
              <w:kern w:val="0"/>
              <w:sz w:val="22"/>
              <w:szCs w:val="22"/>
              <w:lang w:val="en-US" w:eastAsia="en-US"/>
            </w:rPr>
          </w:pPr>
          <w:hyperlink w:anchor="_Toc497261720" w:history="1">
            <w:r w:rsidR="00E03000" w:rsidRPr="008C29BB">
              <w:rPr>
                <w:rStyle w:val="Hyperlink"/>
                <w:rFonts w:ascii="Times New Roman" w:hAnsi="Times New Roman" w:cs="Times New Roman"/>
                <w:noProof/>
              </w:rPr>
              <w:t>3.</w:t>
            </w:r>
            <w:r w:rsidR="00E03000">
              <w:rPr>
                <w:b w:val="0"/>
                <w:bCs w:val="0"/>
                <w:noProof/>
                <w:kern w:val="0"/>
                <w:sz w:val="22"/>
                <w:szCs w:val="22"/>
                <w:lang w:val="en-US" w:eastAsia="en-US"/>
              </w:rPr>
              <w:tab/>
            </w:r>
            <w:r w:rsidR="00E03000" w:rsidRPr="008C29BB">
              <w:rPr>
                <w:rStyle w:val="Hyperlink"/>
                <w:rFonts w:ascii="Times New Roman" w:hAnsi="Times New Roman" w:cs="Times New Roman"/>
                <w:noProof/>
              </w:rPr>
              <w:t>Design</w:t>
            </w:r>
            <w:r w:rsidR="00E03000">
              <w:rPr>
                <w:noProof/>
                <w:webHidden/>
              </w:rPr>
              <w:tab/>
            </w:r>
            <w:r w:rsidR="00E03000">
              <w:rPr>
                <w:noProof/>
                <w:webHidden/>
              </w:rPr>
              <w:fldChar w:fldCharType="begin"/>
            </w:r>
            <w:r w:rsidR="00E03000">
              <w:rPr>
                <w:noProof/>
                <w:webHidden/>
              </w:rPr>
              <w:instrText xml:space="preserve"> PAGEREF _Toc497261720 \h </w:instrText>
            </w:r>
            <w:r w:rsidR="00E03000">
              <w:rPr>
                <w:noProof/>
                <w:webHidden/>
              </w:rPr>
            </w:r>
            <w:r w:rsidR="00E03000">
              <w:rPr>
                <w:noProof/>
                <w:webHidden/>
              </w:rPr>
              <w:fldChar w:fldCharType="separate"/>
            </w:r>
            <w:r w:rsidR="00E03000">
              <w:rPr>
                <w:noProof/>
                <w:webHidden/>
              </w:rPr>
              <w:t>8</w:t>
            </w:r>
            <w:r w:rsidR="00E03000">
              <w:rPr>
                <w:noProof/>
                <w:webHidden/>
              </w:rPr>
              <w:fldChar w:fldCharType="end"/>
            </w:r>
          </w:hyperlink>
        </w:p>
        <w:p w14:paraId="41286B53" w14:textId="77777777" w:rsidR="00E03000" w:rsidRDefault="000E51F7">
          <w:pPr>
            <w:pStyle w:val="TOC2"/>
            <w:rPr>
              <w:rFonts w:asciiTheme="minorHAnsi" w:hAnsiTheme="minorHAnsi" w:cstheme="minorBidi"/>
              <w:b w:val="0"/>
              <w:bCs w:val="0"/>
              <w:kern w:val="0"/>
              <w:lang w:val="en-US" w:eastAsia="en-US"/>
            </w:rPr>
          </w:pPr>
          <w:hyperlink w:anchor="_Toc497261721" w:history="1">
            <w:r w:rsidR="00E03000" w:rsidRPr="008C29BB">
              <w:rPr>
                <w:rStyle w:val="Hyperlink"/>
              </w:rPr>
              <w:t>3.1</w:t>
            </w:r>
            <w:r w:rsidR="00E03000">
              <w:rPr>
                <w:rFonts w:asciiTheme="minorHAnsi" w:hAnsiTheme="minorHAnsi" w:cstheme="minorBidi"/>
                <w:b w:val="0"/>
                <w:bCs w:val="0"/>
                <w:kern w:val="0"/>
                <w:lang w:val="en-US" w:eastAsia="en-US"/>
              </w:rPr>
              <w:tab/>
            </w:r>
            <w:r w:rsidR="00E03000" w:rsidRPr="008C29BB">
              <w:rPr>
                <w:rStyle w:val="Hyperlink"/>
              </w:rPr>
              <w:t>Framework of VA System – A hitchhiker’s guide to U.S.A.</w:t>
            </w:r>
            <w:r w:rsidR="00E03000">
              <w:rPr>
                <w:webHidden/>
              </w:rPr>
              <w:tab/>
            </w:r>
            <w:r w:rsidR="00E03000">
              <w:rPr>
                <w:webHidden/>
              </w:rPr>
              <w:fldChar w:fldCharType="begin"/>
            </w:r>
            <w:r w:rsidR="00E03000">
              <w:rPr>
                <w:webHidden/>
              </w:rPr>
              <w:instrText xml:space="preserve"> PAGEREF _Toc497261721 \h </w:instrText>
            </w:r>
            <w:r w:rsidR="00E03000">
              <w:rPr>
                <w:webHidden/>
              </w:rPr>
            </w:r>
            <w:r w:rsidR="00E03000">
              <w:rPr>
                <w:webHidden/>
              </w:rPr>
              <w:fldChar w:fldCharType="separate"/>
            </w:r>
            <w:r w:rsidR="00E03000">
              <w:rPr>
                <w:webHidden/>
              </w:rPr>
              <w:t>8</w:t>
            </w:r>
            <w:r w:rsidR="00E03000">
              <w:rPr>
                <w:webHidden/>
              </w:rPr>
              <w:fldChar w:fldCharType="end"/>
            </w:r>
          </w:hyperlink>
        </w:p>
        <w:p w14:paraId="46AA1669" w14:textId="77777777" w:rsidR="00E03000" w:rsidRDefault="000E51F7">
          <w:pPr>
            <w:pStyle w:val="TOC2"/>
            <w:rPr>
              <w:rFonts w:asciiTheme="minorHAnsi" w:hAnsiTheme="minorHAnsi" w:cstheme="minorBidi"/>
              <w:b w:val="0"/>
              <w:bCs w:val="0"/>
              <w:kern w:val="0"/>
              <w:lang w:val="en-US" w:eastAsia="en-US"/>
            </w:rPr>
          </w:pPr>
          <w:hyperlink w:anchor="_Toc497261722" w:history="1">
            <w:r w:rsidR="00E03000" w:rsidRPr="008C29BB">
              <w:rPr>
                <w:rStyle w:val="Hyperlink"/>
              </w:rPr>
              <w:t>3.2</w:t>
            </w:r>
            <w:r w:rsidR="00E03000">
              <w:rPr>
                <w:rFonts w:asciiTheme="minorHAnsi" w:hAnsiTheme="minorHAnsi" w:cstheme="minorBidi"/>
                <w:b w:val="0"/>
                <w:bCs w:val="0"/>
                <w:kern w:val="0"/>
                <w:lang w:val="en-US" w:eastAsia="en-US"/>
              </w:rPr>
              <w:tab/>
            </w:r>
            <w:r w:rsidR="00E03000" w:rsidRPr="008C29BB">
              <w:rPr>
                <w:rStyle w:val="Hyperlink"/>
              </w:rPr>
              <w:t>Analysis &amp;Final Visualisation</w:t>
            </w:r>
            <w:r w:rsidR="00E03000">
              <w:rPr>
                <w:webHidden/>
              </w:rPr>
              <w:tab/>
            </w:r>
            <w:r w:rsidR="00E03000">
              <w:rPr>
                <w:webHidden/>
              </w:rPr>
              <w:fldChar w:fldCharType="begin"/>
            </w:r>
            <w:r w:rsidR="00E03000">
              <w:rPr>
                <w:webHidden/>
              </w:rPr>
              <w:instrText xml:space="preserve"> PAGEREF _Toc497261722 \h </w:instrText>
            </w:r>
            <w:r w:rsidR="00E03000">
              <w:rPr>
                <w:webHidden/>
              </w:rPr>
            </w:r>
            <w:r w:rsidR="00E03000">
              <w:rPr>
                <w:webHidden/>
              </w:rPr>
              <w:fldChar w:fldCharType="separate"/>
            </w:r>
            <w:r w:rsidR="00E03000">
              <w:rPr>
                <w:webHidden/>
              </w:rPr>
              <w:t>10</w:t>
            </w:r>
            <w:r w:rsidR="00E03000">
              <w:rPr>
                <w:webHidden/>
              </w:rPr>
              <w:fldChar w:fldCharType="end"/>
            </w:r>
          </w:hyperlink>
        </w:p>
        <w:p w14:paraId="062A8A06" w14:textId="77777777" w:rsidR="00E03000" w:rsidRDefault="000E51F7">
          <w:pPr>
            <w:pStyle w:val="TOC3"/>
            <w:tabs>
              <w:tab w:val="left" w:pos="1260"/>
              <w:tab w:val="right" w:leader="dot" w:pos="8296"/>
            </w:tabs>
            <w:rPr>
              <w:noProof/>
              <w:kern w:val="0"/>
              <w:lang w:val="en-US" w:eastAsia="en-US"/>
            </w:rPr>
          </w:pPr>
          <w:hyperlink w:anchor="_Toc497261723" w:history="1">
            <w:r w:rsidR="00E03000" w:rsidRPr="008C29BB">
              <w:rPr>
                <w:rStyle w:val="Hyperlink"/>
                <w:rFonts w:ascii="Times New Roman" w:hAnsi="Times New Roman" w:cs="Times New Roman"/>
                <w:noProof/>
              </w:rPr>
              <w:t>3.2.1</w:t>
            </w:r>
            <w:r w:rsidR="00E03000">
              <w:rPr>
                <w:noProof/>
                <w:kern w:val="0"/>
                <w:lang w:val="en-US" w:eastAsia="en-US"/>
              </w:rPr>
              <w:tab/>
            </w:r>
            <w:r w:rsidR="00E03000" w:rsidRPr="008C29BB">
              <w:rPr>
                <w:rStyle w:val="Hyperlink"/>
                <w:rFonts w:ascii="Times New Roman" w:hAnsi="Times New Roman" w:cs="Times New Roman"/>
                <w:noProof/>
              </w:rPr>
              <w:t>Visualisation Section1: Flight Network-View Interactive Maps</w:t>
            </w:r>
            <w:r w:rsidR="00E03000">
              <w:rPr>
                <w:noProof/>
                <w:webHidden/>
              </w:rPr>
              <w:tab/>
            </w:r>
            <w:r w:rsidR="00E03000">
              <w:rPr>
                <w:noProof/>
                <w:webHidden/>
              </w:rPr>
              <w:fldChar w:fldCharType="begin"/>
            </w:r>
            <w:r w:rsidR="00E03000">
              <w:rPr>
                <w:noProof/>
                <w:webHidden/>
              </w:rPr>
              <w:instrText xml:space="preserve"> PAGEREF _Toc497261723 \h </w:instrText>
            </w:r>
            <w:r w:rsidR="00E03000">
              <w:rPr>
                <w:noProof/>
                <w:webHidden/>
              </w:rPr>
            </w:r>
            <w:r w:rsidR="00E03000">
              <w:rPr>
                <w:noProof/>
                <w:webHidden/>
              </w:rPr>
              <w:fldChar w:fldCharType="separate"/>
            </w:r>
            <w:r w:rsidR="00E03000">
              <w:rPr>
                <w:noProof/>
                <w:webHidden/>
              </w:rPr>
              <w:t>10</w:t>
            </w:r>
            <w:r w:rsidR="00E03000">
              <w:rPr>
                <w:noProof/>
                <w:webHidden/>
              </w:rPr>
              <w:fldChar w:fldCharType="end"/>
            </w:r>
          </w:hyperlink>
        </w:p>
        <w:p w14:paraId="28FDAD6C" w14:textId="77777777" w:rsidR="00E03000" w:rsidRDefault="000E51F7">
          <w:pPr>
            <w:pStyle w:val="TOC3"/>
            <w:tabs>
              <w:tab w:val="left" w:pos="1260"/>
              <w:tab w:val="right" w:leader="dot" w:pos="8296"/>
            </w:tabs>
            <w:rPr>
              <w:noProof/>
              <w:kern w:val="0"/>
              <w:lang w:val="en-US" w:eastAsia="en-US"/>
            </w:rPr>
          </w:pPr>
          <w:hyperlink w:anchor="_Toc497261724" w:history="1">
            <w:r w:rsidR="00E03000" w:rsidRPr="008C29BB">
              <w:rPr>
                <w:rStyle w:val="Hyperlink"/>
                <w:rFonts w:ascii="Times New Roman" w:hAnsi="Times New Roman" w:cs="Times New Roman"/>
                <w:noProof/>
              </w:rPr>
              <w:t>3.2.2</w:t>
            </w:r>
            <w:r w:rsidR="00E03000">
              <w:rPr>
                <w:noProof/>
                <w:kern w:val="0"/>
                <w:lang w:val="en-US" w:eastAsia="en-US"/>
              </w:rPr>
              <w:tab/>
            </w:r>
            <w:r w:rsidR="00E03000" w:rsidRPr="008C29BB">
              <w:rPr>
                <w:rStyle w:val="Hyperlink"/>
                <w:rFonts w:ascii="Times New Roman" w:hAnsi="Times New Roman" w:cs="Times New Roman"/>
                <w:noProof/>
              </w:rPr>
              <w:t>Visualisation Section 1: Flight Network-View Overview</w:t>
            </w:r>
            <w:r w:rsidR="00E03000">
              <w:rPr>
                <w:noProof/>
                <w:webHidden/>
              </w:rPr>
              <w:tab/>
            </w:r>
            <w:r w:rsidR="00E03000">
              <w:rPr>
                <w:noProof/>
                <w:webHidden/>
              </w:rPr>
              <w:fldChar w:fldCharType="begin"/>
            </w:r>
            <w:r w:rsidR="00E03000">
              <w:rPr>
                <w:noProof/>
                <w:webHidden/>
              </w:rPr>
              <w:instrText xml:space="preserve"> PAGEREF _Toc497261724 \h </w:instrText>
            </w:r>
            <w:r w:rsidR="00E03000">
              <w:rPr>
                <w:noProof/>
                <w:webHidden/>
              </w:rPr>
            </w:r>
            <w:r w:rsidR="00E03000">
              <w:rPr>
                <w:noProof/>
                <w:webHidden/>
              </w:rPr>
              <w:fldChar w:fldCharType="separate"/>
            </w:r>
            <w:r w:rsidR="00E03000">
              <w:rPr>
                <w:noProof/>
                <w:webHidden/>
              </w:rPr>
              <w:t>11</w:t>
            </w:r>
            <w:r w:rsidR="00E03000">
              <w:rPr>
                <w:noProof/>
                <w:webHidden/>
              </w:rPr>
              <w:fldChar w:fldCharType="end"/>
            </w:r>
          </w:hyperlink>
        </w:p>
        <w:p w14:paraId="26F2C647" w14:textId="77777777" w:rsidR="00E03000" w:rsidRDefault="000E51F7">
          <w:pPr>
            <w:pStyle w:val="TOC3"/>
            <w:tabs>
              <w:tab w:val="left" w:pos="1260"/>
              <w:tab w:val="right" w:leader="dot" w:pos="8296"/>
            </w:tabs>
            <w:rPr>
              <w:noProof/>
              <w:kern w:val="0"/>
              <w:lang w:val="en-US" w:eastAsia="en-US"/>
            </w:rPr>
          </w:pPr>
          <w:hyperlink w:anchor="_Toc497261725" w:history="1">
            <w:r w:rsidR="00E03000" w:rsidRPr="008C29BB">
              <w:rPr>
                <w:rStyle w:val="Hyperlink"/>
                <w:rFonts w:ascii="Times New Roman" w:hAnsi="Times New Roman" w:cs="Times New Roman"/>
                <w:noProof/>
              </w:rPr>
              <w:t>3.2.3</w:t>
            </w:r>
            <w:r w:rsidR="00E03000">
              <w:rPr>
                <w:noProof/>
                <w:kern w:val="0"/>
                <w:lang w:val="en-US" w:eastAsia="en-US"/>
              </w:rPr>
              <w:tab/>
            </w:r>
            <w:r w:rsidR="00E03000" w:rsidRPr="008C29BB">
              <w:rPr>
                <w:rStyle w:val="Hyperlink"/>
                <w:rFonts w:ascii="Times New Roman" w:hAnsi="Times New Roman" w:cs="Times New Roman"/>
                <w:noProof/>
              </w:rPr>
              <w:t>Visualisation Section 1: Flight Network-View Delay Breakdowns</w:t>
            </w:r>
            <w:r w:rsidR="00E03000">
              <w:rPr>
                <w:noProof/>
                <w:webHidden/>
              </w:rPr>
              <w:tab/>
            </w:r>
            <w:r w:rsidR="00E03000">
              <w:rPr>
                <w:noProof/>
                <w:webHidden/>
              </w:rPr>
              <w:fldChar w:fldCharType="begin"/>
            </w:r>
            <w:r w:rsidR="00E03000">
              <w:rPr>
                <w:noProof/>
                <w:webHidden/>
              </w:rPr>
              <w:instrText xml:space="preserve"> PAGEREF _Toc497261725 \h </w:instrText>
            </w:r>
            <w:r w:rsidR="00E03000">
              <w:rPr>
                <w:noProof/>
                <w:webHidden/>
              </w:rPr>
            </w:r>
            <w:r w:rsidR="00E03000">
              <w:rPr>
                <w:noProof/>
                <w:webHidden/>
              </w:rPr>
              <w:fldChar w:fldCharType="separate"/>
            </w:r>
            <w:r w:rsidR="00E03000">
              <w:rPr>
                <w:noProof/>
                <w:webHidden/>
              </w:rPr>
              <w:t>12</w:t>
            </w:r>
            <w:r w:rsidR="00E03000">
              <w:rPr>
                <w:noProof/>
                <w:webHidden/>
              </w:rPr>
              <w:fldChar w:fldCharType="end"/>
            </w:r>
          </w:hyperlink>
        </w:p>
        <w:p w14:paraId="4AAD548E" w14:textId="77777777" w:rsidR="00E03000" w:rsidRDefault="000E51F7">
          <w:pPr>
            <w:pStyle w:val="TOC3"/>
            <w:tabs>
              <w:tab w:val="left" w:pos="1260"/>
              <w:tab w:val="right" w:leader="dot" w:pos="8296"/>
            </w:tabs>
            <w:rPr>
              <w:noProof/>
              <w:kern w:val="0"/>
              <w:lang w:val="en-US" w:eastAsia="en-US"/>
            </w:rPr>
          </w:pPr>
          <w:hyperlink w:anchor="_Toc497261726" w:history="1">
            <w:r w:rsidR="00E03000" w:rsidRPr="008C29BB">
              <w:rPr>
                <w:rStyle w:val="Hyperlink"/>
                <w:rFonts w:ascii="Times New Roman" w:hAnsi="Times New Roman" w:cs="Times New Roman"/>
                <w:noProof/>
              </w:rPr>
              <w:t>3.2.4</w:t>
            </w:r>
            <w:r w:rsidR="00E03000">
              <w:rPr>
                <w:noProof/>
                <w:kern w:val="0"/>
                <w:lang w:val="en-US" w:eastAsia="en-US"/>
              </w:rPr>
              <w:tab/>
            </w:r>
            <w:r w:rsidR="00E03000" w:rsidRPr="008C29BB">
              <w:rPr>
                <w:rStyle w:val="Hyperlink"/>
                <w:rFonts w:ascii="Times New Roman" w:hAnsi="Times New Roman" w:cs="Times New Roman"/>
                <w:noProof/>
              </w:rPr>
              <w:t>Visualisation Section 2: Seasonal Effect</w:t>
            </w:r>
            <w:r w:rsidR="00E03000">
              <w:rPr>
                <w:noProof/>
                <w:webHidden/>
              </w:rPr>
              <w:tab/>
            </w:r>
            <w:r w:rsidR="00E03000">
              <w:rPr>
                <w:noProof/>
                <w:webHidden/>
              </w:rPr>
              <w:fldChar w:fldCharType="begin"/>
            </w:r>
            <w:r w:rsidR="00E03000">
              <w:rPr>
                <w:noProof/>
                <w:webHidden/>
              </w:rPr>
              <w:instrText xml:space="preserve"> PAGEREF _Toc497261726 \h </w:instrText>
            </w:r>
            <w:r w:rsidR="00E03000">
              <w:rPr>
                <w:noProof/>
                <w:webHidden/>
              </w:rPr>
            </w:r>
            <w:r w:rsidR="00E03000">
              <w:rPr>
                <w:noProof/>
                <w:webHidden/>
              </w:rPr>
              <w:fldChar w:fldCharType="separate"/>
            </w:r>
            <w:r w:rsidR="00E03000">
              <w:rPr>
                <w:noProof/>
                <w:webHidden/>
              </w:rPr>
              <w:t>14</w:t>
            </w:r>
            <w:r w:rsidR="00E03000">
              <w:rPr>
                <w:noProof/>
                <w:webHidden/>
              </w:rPr>
              <w:fldChar w:fldCharType="end"/>
            </w:r>
          </w:hyperlink>
        </w:p>
        <w:p w14:paraId="76919F5A" w14:textId="77777777" w:rsidR="00E03000" w:rsidRDefault="000E51F7">
          <w:pPr>
            <w:pStyle w:val="TOC3"/>
            <w:tabs>
              <w:tab w:val="left" w:pos="1260"/>
              <w:tab w:val="right" w:leader="dot" w:pos="8296"/>
            </w:tabs>
            <w:rPr>
              <w:noProof/>
              <w:kern w:val="0"/>
              <w:lang w:val="en-US" w:eastAsia="en-US"/>
            </w:rPr>
          </w:pPr>
          <w:hyperlink w:anchor="_Toc497261727" w:history="1">
            <w:r w:rsidR="00E03000" w:rsidRPr="008C29BB">
              <w:rPr>
                <w:rStyle w:val="Hyperlink"/>
                <w:rFonts w:ascii="Times New Roman" w:hAnsi="Times New Roman" w:cs="Times New Roman"/>
                <w:noProof/>
              </w:rPr>
              <w:t>3.2.5</w:t>
            </w:r>
            <w:r w:rsidR="00E03000">
              <w:rPr>
                <w:noProof/>
                <w:kern w:val="0"/>
                <w:lang w:val="en-US" w:eastAsia="en-US"/>
              </w:rPr>
              <w:tab/>
            </w:r>
            <w:r w:rsidR="00E03000" w:rsidRPr="008C29BB">
              <w:rPr>
                <w:rStyle w:val="Hyperlink"/>
                <w:rFonts w:ascii="Times New Roman" w:hAnsi="Times New Roman" w:cs="Times New Roman"/>
                <w:noProof/>
              </w:rPr>
              <w:t>Visualisation Section 3: Airline Performance</w:t>
            </w:r>
            <w:r w:rsidR="00E03000">
              <w:rPr>
                <w:noProof/>
                <w:webHidden/>
              </w:rPr>
              <w:tab/>
            </w:r>
            <w:r w:rsidR="00E03000">
              <w:rPr>
                <w:noProof/>
                <w:webHidden/>
              </w:rPr>
              <w:fldChar w:fldCharType="begin"/>
            </w:r>
            <w:r w:rsidR="00E03000">
              <w:rPr>
                <w:noProof/>
                <w:webHidden/>
              </w:rPr>
              <w:instrText xml:space="preserve"> PAGEREF _Toc497261727 \h </w:instrText>
            </w:r>
            <w:r w:rsidR="00E03000">
              <w:rPr>
                <w:noProof/>
                <w:webHidden/>
              </w:rPr>
            </w:r>
            <w:r w:rsidR="00E03000">
              <w:rPr>
                <w:noProof/>
                <w:webHidden/>
              </w:rPr>
              <w:fldChar w:fldCharType="separate"/>
            </w:r>
            <w:r w:rsidR="00E03000">
              <w:rPr>
                <w:noProof/>
                <w:webHidden/>
              </w:rPr>
              <w:t>15</w:t>
            </w:r>
            <w:r w:rsidR="00E03000">
              <w:rPr>
                <w:noProof/>
                <w:webHidden/>
              </w:rPr>
              <w:fldChar w:fldCharType="end"/>
            </w:r>
          </w:hyperlink>
        </w:p>
        <w:p w14:paraId="4B9B42BF" w14:textId="77777777" w:rsidR="00E03000" w:rsidRDefault="000E51F7">
          <w:pPr>
            <w:pStyle w:val="TOC3"/>
            <w:tabs>
              <w:tab w:val="left" w:pos="1260"/>
              <w:tab w:val="right" w:leader="dot" w:pos="8296"/>
            </w:tabs>
            <w:rPr>
              <w:noProof/>
              <w:kern w:val="0"/>
              <w:lang w:val="en-US" w:eastAsia="en-US"/>
            </w:rPr>
          </w:pPr>
          <w:hyperlink w:anchor="_Toc497261728" w:history="1">
            <w:r w:rsidR="00E03000" w:rsidRPr="008C29BB">
              <w:rPr>
                <w:rStyle w:val="Hyperlink"/>
                <w:rFonts w:ascii="Times New Roman" w:hAnsi="Times New Roman" w:cs="Times New Roman"/>
                <w:noProof/>
              </w:rPr>
              <w:t>3.2.6</w:t>
            </w:r>
            <w:r w:rsidR="00E03000">
              <w:rPr>
                <w:noProof/>
                <w:kern w:val="0"/>
                <w:lang w:val="en-US" w:eastAsia="en-US"/>
              </w:rPr>
              <w:tab/>
            </w:r>
            <w:r w:rsidR="00E03000" w:rsidRPr="008C29BB">
              <w:rPr>
                <w:rStyle w:val="Hyperlink"/>
                <w:rFonts w:ascii="Times New Roman" w:hAnsi="Times New Roman" w:cs="Times New Roman"/>
                <w:noProof/>
              </w:rPr>
              <w:t>Visualisation Section 4: Best/Worst Airport</w:t>
            </w:r>
            <w:r w:rsidR="00E03000">
              <w:rPr>
                <w:noProof/>
                <w:webHidden/>
              </w:rPr>
              <w:tab/>
            </w:r>
            <w:r w:rsidR="00E03000">
              <w:rPr>
                <w:noProof/>
                <w:webHidden/>
              </w:rPr>
              <w:fldChar w:fldCharType="begin"/>
            </w:r>
            <w:r w:rsidR="00E03000">
              <w:rPr>
                <w:noProof/>
                <w:webHidden/>
              </w:rPr>
              <w:instrText xml:space="preserve"> PAGEREF _Toc497261728 \h </w:instrText>
            </w:r>
            <w:r w:rsidR="00E03000">
              <w:rPr>
                <w:noProof/>
                <w:webHidden/>
              </w:rPr>
            </w:r>
            <w:r w:rsidR="00E03000">
              <w:rPr>
                <w:noProof/>
                <w:webHidden/>
              </w:rPr>
              <w:fldChar w:fldCharType="separate"/>
            </w:r>
            <w:r w:rsidR="00E03000">
              <w:rPr>
                <w:noProof/>
                <w:webHidden/>
              </w:rPr>
              <w:t>16</w:t>
            </w:r>
            <w:r w:rsidR="00E03000">
              <w:rPr>
                <w:noProof/>
                <w:webHidden/>
              </w:rPr>
              <w:fldChar w:fldCharType="end"/>
            </w:r>
          </w:hyperlink>
        </w:p>
        <w:p w14:paraId="1E5C6764" w14:textId="77777777" w:rsidR="00E03000" w:rsidRDefault="000E51F7">
          <w:pPr>
            <w:pStyle w:val="TOC3"/>
            <w:tabs>
              <w:tab w:val="left" w:pos="1260"/>
              <w:tab w:val="right" w:leader="dot" w:pos="8296"/>
            </w:tabs>
            <w:rPr>
              <w:noProof/>
              <w:kern w:val="0"/>
              <w:lang w:val="en-US" w:eastAsia="en-US"/>
            </w:rPr>
          </w:pPr>
          <w:hyperlink w:anchor="_Toc497261729" w:history="1">
            <w:r w:rsidR="00E03000" w:rsidRPr="008C29BB">
              <w:rPr>
                <w:rStyle w:val="Hyperlink"/>
                <w:rFonts w:ascii="Times New Roman" w:hAnsi="Times New Roman" w:cs="Times New Roman"/>
                <w:noProof/>
              </w:rPr>
              <w:t>3.2.7</w:t>
            </w:r>
            <w:r w:rsidR="00E03000">
              <w:rPr>
                <w:noProof/>
                <w:kern w:val="0"/>
                <w:lang w:val="en-US" w:eastAsia="en-US"/>
              </w:rPr>
              <w:tab/>
            </w:r>
            <w:r w:rsidR="00E03000" w:rsidRPr="008C29BB">
              <w:rPr>
                <w:rStyle w:val="Hyperlink"/>
                <w:rFonts w:ascii="Times New Roman" w:hAnsi="Times New Roman" w:cs="Times New Roman"/>
                <w:noProof/>
              </w:rPr>
              <w:t>Visualisation Section 5: Delay Statistic Analysis</w:t>
            </w:r>
            <w:r w:rsidR="00E03000">
              <w:rPr>
                <w:noProof/>
                <w:webHidden/>
              </w:rPr>
              <w:tab/>
            </w:r>
            <w:r w:rsidR="00E03000">
              <w:rPr>
                <w:noProof/>
                <w:webHidden/>
              </w:rPr>
              <w:fldChar w:fldCharType="begin"/>
            </w:r>
            <w:r w:rsidR="00E03000">
              <w:rPr>
                <w:noProof/>
                <w:webHidden/>
              </w:rPr>
              <w:instrText xml:space="preserve"> PAGEREF _Toc497261729 \h </w:instrText>
            </w:r>
            <w:r w:rsidR="00E03000">
              <w:rPr>
                <w:noProof/>
                <w:webHidden/>
              </w:rPr>
            </w:r>
            <w:r w:rsidR="00E03000">
              <w:rPr>
                <w:noProof/>
                <w:webHidden/>
              </w:rPr>
              <w:fldChar w:fldCharType="separate"/>
            </w:r>
            <w:r w:rsidR="00E03000">
              <w:rPr>
                <w:noProof/>
                <w:webHidden/>
              </w:rPr>
              <w:t>18</w:t>
            </w:r>
            <w:r w:rsidR="00E03000">
              <w:rPr>
                <w:noProof/>
                <w:webHidden/>
              </w:rPr>
              <w:fldChar w:fldCharType="end"/>
            </w:r>
          </w:hyperlink>
        </w:p>
        <w:p w14:paraId="59F71E2D" w14:textId="77777777" w:rsidR="00E03000" w:rsidRDefault="000E51F7">
          <w:pPr>
            <w:pStyle w:val="TOC1"/>
            <w:tabs>
              <w:tab w:val="left" w:pos="420"/>
              <w:tab w:val="right" w:leader="dot" w:pos="8296"/>
            </w:tabs>
            <w:rPr>
              <w:b w:val="0"/>
              <w:bCs w:val="0"/>
              <w:noProof/>
              <w:kern w:val="0"/>
              <w:sz w:val="22"/>
              <w:szCs w:val="22"/>
              <w:lang w:val="en-US" w:eastAsia="en-US"/>
            </w:rPr>
          </w:pPr>
          <w:hyperlink w:anchor="_Toc497261730" w:history="1">
            <w:r w:rsidR="00E03000" w:rsidRPr="008C29BB">
              <w:rPr>
                <w:rStyle w:val="Hyperlink"/>
                <w:rFonts w:ascii="Times New Roman" w:hAnsi="Times New Roman" w:cs="Times New Roman"/>
                <w:noProof/>
              </w:rPr>
              <w:t>4.</w:t>
            </w:r>
            <w:r w:rsidR="00E03000">
              <w:rPr>
                <w:b w:val="0"/>
                <w:bCs w:val="0"/>
                <w:noProof/>
                <w:kern w:val="0"/>
                <w:sz w:val="22"/>
                <w:szCs w:val="22"/>
                <w:lang w:val="en-US" w:eastAsia="en-US"/>
              </w:rPr>
              <w:tab/>
            </w:r>
            <w:r w:rsidR="00E03000" w:rsidRPr="008C29BB">
              <w:rPr>
                <w:rStyle w:val="Hyperlink"/>
                <w:rFonts w:ascii="Times New Roman" w:hAnsi="Times New Roman" w:cs="Times New Roman"/>
                <w:noProof/>
              </w:rPr>
              <w:t>Implementation</w:t>
            </w:r>
            <w:r w:rsidR="00E03000">
              <w:rPr>
                <w:noProof/>
                <w:webHidden/>
              </w:rPr>
              <w:tab/>
            </w:r>
            <w:r w:rsidR="00E03000">
              <w:rPr>
                <w:noProof/>
                <w:webHidden/>
              </w:rPr>
              <w:fldChar w:fldCharType="begin"/>
            </w:r>
            <w:r w:rsidR="00E03000">
              <w:rPr>
                <w:noProof/>
                <w:webHidden/>
              </w:rPr>
              <w:instrText xml:space="preserve"> PAGEREF _Toc497261730 \h </w:instrText>
            </w:r>
            <w:r w:rsidR="00E03000">
              <w:rPr>
                <w:noProof/>
                <w:webHidden/>
              </w:rPr>
            </w:r>
            <w:r w:rsidR="00E03000">
              <w:rPr>
                <w:noProof/>
                <w:webHidden/>
              </w:rPr>
              <w:fldChar w:fldCharType="separate"/>
            </w:r>
            <w:r w:rsidR="00E03000">
              <w:rPr>
                <w:noProof/>
                <w:webHidden/>
              </w:rPr>
              <w:t>19</w:t>
            </w:r>
            <w:r w:rsidR="00E03000">
              <w:rPr>
                <w:noProof/>
                <w:webHidden/>
              </w:rPr>
              <w:fldChar w:fldCharType="end"/>
            </w:r>
          </w:hyperlink>
        </w:p>
        <w:p w14:paraId="784D7CAF" w14:textId="77777777" w:rsidR="00E03000" w:rsidRDefault="000E51F7">
          <w:pPr>
            <w:pStyle w:val="TOC1"/>
            <w:tabs>
              <w:tab w:val="left" w:pos="420"/>
              <w:tab w:val="right" w:leader="dot" w:pos="8296"/>
            </w:tabs>
            <w:rPr>
              <w:b w:val="0"/>
              <w:bCs w:val="0"/>
              <w:noProof/>
              <w:kern w:val="0"/>
              <w:sz w:val="22"/>
              <w:szCs w:val="22"/>
              <w:lang w:val="en-US" w:eastAsia="en-US"/>
            </w:rPr>
          </w:pPr>
          <w:hyperlink w:anchor="_Toc497261731" w:history="1">
            <w:r w:rsidR="00E03000" w:rsidRPr="008C29BB">
              <w:rPr>
                <w:rStyle w:val="Hyperlink"/>
                <w:rFonts w:ascii="Times New Roman" w:hAnsi="Times New Roman" w:cs="Times New Roman"/>
                <w:noProof/>
              </w:rPr>
              <w:t>5.</w:t>
            </w:r>
            <w:r w:rsidR="00E03000">
              <w:rPr>
                <w:b w:val="0"/>
                <w:bCs w:val="0"/>
                <w:noProof/>
                <w:kern w:val="0"/>
                <w:sz w:val="22"/>
                <w:szCs w:val="22"/>
                <w:lang w:val="en-US" w:eastAsia="en-US"/>
              </w:rPr>
              <w:tab/>
            </w:r>
            <w:r w:rsidR="00E03000" w:rsidRPr="008C29BB">
              <w:rPr>
                <w:rStyle w:val="Hyperlink"/>
                <w:rFonts w:ascii="Times New Roman" w:hAnsi="Times New Roman" w:cs="Times New Roman"/>
                <w:noProof/>
              </w:rPr>
              <w:t>Evaluation</w:t>
            </w:r>
            <w:r w:rsidR="00E03000">
              <w:rPr>
                <w:noProof/>
                <w:webHidden/>
              </w:rPr>
              <w:tab/>
            </w:r>
            <w:r w:rsidR="00E03000">
              <w:rPr>
                <w:noProof/>
                <w:webHidden/>
              </w:rPr>
              <w:fldChar w:fldCharType="begin"/>
            </w:r>
            <w:r w:rsidR="00E03000">
              <w:rPr>
                <w:noProof/>
                <w:webHidden/>
              </w:rPr>
              <w:instrText xml:space="preserve"> PAGEREF _Toc497261731 \h </w:instrText>
            </w:r>
            <w:r w:rsidR="00E03000">
              <w:rPr>
                <w:noProof/>
                <w:webHidden/>
              </w:rPr>
            </w:r>
            <w:r w:rsidR="00E03000">
              <w:rPr>
                <w:noProof/>
                <w:webHidden/>
              </w:rPr>
              <w:fldChar w:fldCharType="separate"/>
            </w:r>
            <w:r w:rsidR="00E03000">
              <w:rPr>
                <w:noProof/>
                <w:webHidden/>
              </w:rPr>
              <w:t>20</w:t>
            </w:r>
            <w:r w:rsidR="00E03000">
              <w:rPr>
                <w:noProof/>
                <w:webHidden/>
              </w:rPr>
              <w:fldChar w:fldCharType="end"/>
            </w:r>
          </w:hyperlink>
        </w:p>
        <w:p w14:paraId="4FB54BB2" w14:textId="77777777" w:rsidR="00E03000" w:rsidRDefault="000E51F7">
          <w:pPr>
            <w:pStyle w:val="TOC2"/>
            <w:rPr>
              <w:rFonts w:asciiTheme="minorHAnsi" w:hAnsiTheme="minorHAnsi" w:cstheme="minorBidi"/>
              <w:b w:val="0"/>
              <w:bCs w:val="0"/>
              <w:kern w:val="0"/>
              <w:lang w:val="en-US" w:eastAsia="en-US"/>
            </w:rPr>
          </w:pPr>
          <w:hyperlink w:anchor="_Toc497261732" w:history="1">
            <w:r w:rsidR="00E03000" w:rsidRPr="008C29BB">
              <w:rPr>
                <w:rStyle w:val="Hyperlink"/>
              </w:rPr>
              <w:t>5.1</w:t>
            </w:r>
            <w:r w:rsidR="00E03000">
              <w:rPr>
                <w:rFonts w:asciiTheme="minorHAnsi" w:hAnsiTheme="minorHAnsi" w:cstheme="minorBidi"/>
                <w:b w:val="0"/>
                <w:bCs w:val="0"/>
                <w:kern w:val="0"/>
                <w:lang w:val="en-US" w:eastAsia="en-US"/>
              </w:rPr>
              <w:tab/>
            </w:r>
            <w:r w:rsidR="00E03000" w:rsidRPr="008C29BB">
              <w:rPr>
                <w:rStyle w:val="Hyperlink"/>
              </w:rPr>
              <w:t>Results</w:t>
            </w:r>
            <w:r w:rsidR="00E03000">
              <w:rPr>
                <w:webHidden/>
              </w:rPr>
              <w:tab/>
            </w:r>
            <w:r w:rsidR="00E03000">
              <w:rPr>
                <w:webHidden/>
              </w:rPr>
              <w:fldChar w:fldCharType="begin"/>
            </w:r>
            <w:r w:rsidR="00E03000">
              <w:rPr>
                <w:webHidden/>
              </w:rPr>
              <w:instrText xml:space="preserve"> PAGEREF _Toc497261732 \h </w:instrText>
            </w:r>
            <w:r w:rsidR="00E03000">
              <w:rPr>
                <w:webHidden/>
              </w:rPr>
            </w:r>
            <w:r w:rsidR="00E03000">
              <w:rPr>
                <w:webHidden/>
              </w:rPr>
              <w:fldChar w:fldCharType="separate"/>
            </w:r>
            <w:r w:rsidR="00E03000">
              <w:rPr>
                <w:webHidden/>
              </w:rPr>
              <w:t>21</w:t>
            </w:r>
            <w:r w:rsidR="00E03000">
              <w:rPr>
                <w:webHidden/>
              </w:rPr>
              <w:fldChar w:fldCharType="end"/>
            </w:r>
          </w:hyperlink>
        </w:p>
        <w:p w14:paraId="7925CAE5" w14:textId="77777777" w:rsidR="00E03000" w:rsidRDefault="000E51F7">
          <w:pPr>
            <w:pStyle w:val="TOC3"/>
            <w:tabs>
              <w:tab w:val="left" w:pos="1260"/>
              <w:tab w:val="right" w:leader="dot" w:pos="8296"/>
            </w:tabs>
            <w:rPr>
              <w:noProof/>
              <w:kern w:val="0"/>
              <w:lang w:val="en-US" w:eastAsia="en-US"/>
            </w:rPr>
          </w:pPr>
          <w:hyperlink w:anchor="_Toc497261733" w:history="1">
            <w:r w:rsidR="00E03000" w:rsidRPr="008C29BB">
              <w:rPr>
                <w:rStyle w:val="Hyperlink"/>
                <w:rFonts w:ascii="Times New Roman" w:hAnsi="Times New Roman" w:cs="Times New Roman"/>
                <w:noProof/>
              </w:rPr>
              <w:t>5.1.1</w:t>
            </w:r>
            <w:r w:rsidR="00E03000">
              <w:rPr>
                <w:noProof/>
                <w:kern w:val="0"/>
                <w:lang w:val="en-US" w:eastAsia="en-US"/>
              </w:rPr>
              <w:tab/>
            </w:r>
            <w:r w:rsidR="00E03000" w:rsidRPr="008C29BB">
              <w:rPr>
                <w:rStyle w:val="Hyperlink"/>
                <w:rFonts w:ascii="Times New Roman" w:hAnsi="Times New Roman" w:cs="Times New Roman"/>
                <w:noProof/>
              </w:rPr>
              <w:t>Focused group</w:t>
            </w:r>
            <w:r w:rsidR="00E03000">
              <w:rPr>
                <w:noProof/>
                <w:webHidden/>
              </w:rPr>
              <w:tab/>
            </w:r>
            <w:r w:rsidR="00E03000">
              <w:rPr>
                <w:noProof/>
                <w:webHidden/>
              </w:rPr>
              <w:fldChar w:fldCharType="begin"/>
            </w:r>
            <w:r w:rsidR="00E03000">
              <w:rPr>
                <w:noProof/>
                <w:webHidden/>
              </w:rPr>
              <w:instrText xml:space="preserve"> PAGEREF _Toc497261733 \h </w:instrText>
            </w:r>
            <w:r w:rsidR="00E03000">
              <w:rPr>
                <w:noProof/>
                <w:webHidden/>
              </w:rPr>
            </w:r>
            <w:r w:rsidR="00E03000">
              <w:rPr>
                <w:noProof/>
                <w:webHidden/>
              </w:rPr>
              <w:fldChar w:fldCharType="separate"/>
            </w:r>
            <w:r w:rsidR="00E03000">
              <w:rPr>
                <w:noProof/>
                <w:webHidden/>
              </w:rPr>
              <w:t>21</w:t>
            </w:r>
            <w:r w:rsidR="00E03000">
              <w:rPr>
                <w:noProof/>
                <w:webHidden/>
              </w:rPr>
              <w:fldChar w:fldCharType="end"/>
            </w:r>
          </w:hyperlink>
        </w:p>
        <w:p w14:paraId="39E5AE39" w14:textId="77777777" w:rsidR="00E03000" w:rsidRDefault="000E51F7">
          <w:pPr>
            <w:pStyle w:val="TOC3"/>
            <w:tabs>
              <w:tab w:val="left" w:pos="1260"/>
              <w:tab w:val="right" w:leader="dot" w:pos="8296"/>
            </w:tabs>
            <w:rPr>
              <w:noProof/>
              <w:kern w:val="0"/>
              <w:lang w:val="en-US" w:eastAsia="en-US"/>
            </w:rPr>
          </w:pPr>
          <w:hyperlink w:anchor="_Toc497261734" w:history="1">
            <w:r w:rsidR="00E03000" w:rsidRPr="008C29BB">
              <w:rPr>
                <w:rStyle w:val="Hyperlink"/>
                <w:rFonts w:ascii="Times New Roman" w:hAnsi="Times New Roman" w:cs="Times New Roman"/>
                <w:noProof/>
              </w:rPr>
              <w:t>5.1.2</w:t>
            </w:r>
            <w:r w:rsidR="00E03000">
              <w:rPr>
                <w:noProof/>
                <w:kern w:val="0"/>
                <w:lang w:val="en-US" w:eastAsia="en-US"/>
              </w:rPr>
              <w:tab/>
            </w:r>
            <w:r w:rsidR="00E03000" w:rsidRPr="008C29BB">
              <w:rPr>
                <w:rStyle w:val="Hyperlink"/>
                <w:rFonts w:ascii="Times New Roman" w:hAnsi="Times New Roman" w:cs="Times New Roman"/>
                <w:noProof/>
              </w:rPr>
              <w:t>Survey (Questionnaire) Results</w:t>
            </w:r>
            <w:r w:rsidR="00E03000">
              <w:rPr>
                <w:noProof/>
                <w:webHidden/>
              </w:rPr>
              <w:tab/>
            </w:r>
            <w:r w:rsidR="00E03000">
              <w:rPr>
                <w:noProof/>
                <w:webHidden/>
              </w:rPr>
              <w:fldChar w:fldCharType="begin"/>
            </w:r>
            <w:r w:rsidR="00E03000">
              <w:rPr>
                <w:noProof/>
                <w:webHidden/>
              </w:rPr>
              <w:instrText xml:space="preserve"> PAGEREF _Toc497261734 \h </w:instrText>
            </w:r>
            <w:r w:rsidR="00E03000">
              <w:rPr>
                <w:noProof/>
                <w:webHidden/>
              </w:rPr>
            </w:r>
            <w:r w:rsidR="00E03000">
              <w:rPr>
                <w:noProof/>
                <w:webHidden/>
              </w:rPr>
              <w:fldChar w:fldCharType="separate"/>
            </w:r>
            <w:r w:rsidR="00E03000">
              <w:rPr>
                <w:noProof/>
                <w:webHidden/>
              </w:rPr>
              <w:t>24</w:t>
            </w:r>
            <w:r w:rsidR="00E03000">
              <w:rPr>
                <w:noProof/>
                <w:webHidden/>
              </w:rPr>
              <w:fldChar w:fldCharType="end"/>
            </w:r>
          </w:hyperlink>
        </w:p>
        <w:p w14:paraId="3B59A470" w14:textId="77777777" w:rsidR="00E03000" w:rsidRDefault="000E51F7">
          <w:pPr>
            <w:pStyle w:val="TOC3"/>
            <w:tabs>
              <w:tab w:val="left" w:pos="1260"/>
              <w:tab w:val="right" w:leader="dot" w:pos="8296"/>
            </w:tabs>
            <w:rPr>
              <w:noProof/>
              <w:kern w:val="0"/>
              <w:lang w:val="en-US" w:eastAsia="en-US"/>
            </w:rPr>
          </w:pPr>
          <w:hyperlink w:anchor="_Toc497261735" w:history="1">
            <w:r w:rsidR="00E03000" w:rsidRPr="008C29BB">
              <w:rPr>
                <w:rStyle w:val="Hyperlink"/>
                <w:rFonts w:ascii="Times New Roman" w:hAnsi="Times New Roman" w:cs="Times New Roman"/>
                <w:noProof/>
              </w:rPr>
              <w:t>5.1.3</w:t>
            </w:r>
            <w:r w:rsidR="00E03000">
              <w:rPr>
                <w:noProof/>
                <w:kern w:val="0"/>
                <w:lang w:val="en-US" w:eastAsia="en-US"/>
              </w:rPr>
              <w:tab/>
            </w:r>
            <w:r w:rsidR="00E03000" w:rsidRPr="008C29BB">
              <w:rPr>
                <w:rStyle w:val="Hyperlink"/>
                <w:rFonts w:ascii="Times New Roman" w:hAnsi="Times New Roman" w:cs="Times New Roman"/>
                <w:noProof/>
              </w:rPr>
              <w:t>Survey (Interview)</w:t>
            </w:r>
            <w:r w:rsidR="00E03000">
              <w:rPr>
                <w:noProof/>
                <w:webHidden/>
              </w:rPr>
              <w:tab/>
            </w:r>
            <w:r w:rsidR="00E03000">
              <w:rPr>
                <w:noProof/>
                <w:webHidden/>
              </w:rPr>
              <w:fldChar w:fldCharType="begin"/>
            </w:r>
            <w:r w:rsidR="00E03000">
              <w:rPr>
                <w:noProof/>
                <w:webHidden/>
              </w:rPr>
              <w:instrText xml:space="preserve"> PAGEREF _Toc497261735 \h </w:instrText>
            </w:r>
            <w:r w:rsidR="00E03000">
              <w:rPr>
                <w:noProof/>
                <w:webHidden/>
              </w:rPr>
            </w:r>
            <w:r w:rsidR="00E03000">
              <w:rPr>
                <w:noProof/>
                <w:webHidden/>
              </w:rPr>
              <w:fldChar w:fldCharType="separate"/>
            </w:r>
            <w:r w:rsidR="00E03000">
              <w:rPr>
                <w:noProof/>
                <w:webHidden/>
              </w:rPr>
              <w:t>26</w:t>
            </w:r>
            <w:r w:rsidR="00E03000">
              <w:rPr>
                <w:noProof/>
                <w:webHidden/>
              </w:rPr>
              <w:fldChar w:fldCharType="end"/>
            </w:r>
          </w:hyperlink>
        </w:p>
        <w:p w14:paraId="79062D75" w14:textId="77777777" w:rsidR="00E03000" w:rsidRDefault="000E51F7">
          <w:pPr>
            <w:pStyle w:val="TOC3"/>
            <w:tabs>
              <w:tab w:val="left" w:pos="1260"/>
              <w:tab w:val="right" w:leader="dot" w:pos="8296"/>
            </w:tabs>
            <w:rPr>
              <w:noProof/>
              <w:kern w:val="0"/>
              <w:lang w:val="en-US" w:eastAsia="en-US"/>
            </w:rPr>
          </w:pPr>
          <w:hyperlink w:anchor="_Toc497261736" w:history="1">
            <w:r w:rsidR="00E03000" w:rsidRPr="008C29BB">
              <w:rPr>
                <w:rStyle w:val="Hyperlink"/>
                <w:rFonts w:ascii="Times New Roman" w:hAnsi="Times New Roman" w:cs="Times New Roman"/>
                <w:noProof/>
              </w:rPr>
              <w:t>5.1.4</w:t>
            </w:r>
            <w:r w:rsidR="00E03000">
              <w:rPr>
                <w:noProof/>
                <w:kern w:val="0"/>
                <w:lang w:val="en-US" w:eastAsia="en-US"/>
              </w:rPr>
              <w:tab/>
            </w:r>
            <w:r w:rsidR="00E03000" w:rsidRPr="008C29BB">
              <w:rPr>
                <w:rStyle w:val="Hyperlink"/>
                <w:rFonts w:ascii="Times New Roman" w:hAnsi="Times New Roman" w:cs="Times New Roman"/>
                <w:noProof/>
              </w:rPr>
              <w:t>Empirical evaluation (statistical analysis)</w:t>
            </w:r>
            <w:r w:rsidR="00E03000">
              <w:rPr>
                <w:noProof/>
                <w:webHidden/>
              </w:rPr>
              <w:tab/>
            </w:r>
            <w:r w:rsidR="00E03000">
              <w:rPr>
                <w:noProof/>
                <w:webHidden/>
              </w:rPr>
              <w:fldChar w:fldCharType="begin"/>
            </w:r>
            <w:r w:rsidR="00E03000">
              <w:rPr>
                <w:noProof/>
                <w:webHidden/>
              </w:rPr>
              <w:instrText xml:space="preserve"> PAGEREF _Toc497261736 \h </w:instrText>
            </w:r>
            <w:r w:rsidR="00E03000">
              <w:rPr>
                <w:noProof/>
                <w:webHidden/>
              </w:rPr>
            </w:r>
            <w:r w:rsidR="00E03000">
              <w:rPr>
                <w:noProof/>
                <w:webHidden/>
              </w:rPr>
              <w:fldChar w:fldCharType="separate"/>
            </w:r>
            <w:r w:rsidR="00E03000">
              <w:rPr>
                <w:noProof/>
                <w:webHidden/>
              </w:rPr>
              <w:t>26</w:t>
            </w:r>
            <w:r w:rsidR="00E03000">
              <w:rPr>
                <w:noProof/>
                <w:webHidden/>
              </w:rPr>
              <w:fldChar w:fldCharType="end"/>
            </w:r>
          </w:hyperlink>
        </w:p>
        <w:p w14:paraId="7D0ADA5C" w14:textId="77777777" w:rsidR="00E03000" w:rsidRDefault="000E51F7">
          <w:pPr>
            <w:pStyle w:val="TOC2"/>
            <w:rPr>
              <w:rFonts w:asciiTheme="minorHAnsi" w:hAnsiTheme="minorHAnsi" w:cstheme="minorBidi"/>
              <w:b w:val="0"/>
              <w:bCs w:val="0"/>
              <w:kern w:val="0"/>
              <w:lang w:val="en-US" w:eastAsia="en-US"/>
            </w:rPr>
          </w:pPr>
          <w:hyperlink w:anchor="_Toc497261737" w:history="1">
            <w:r w:rsidR="00E03000" w:rsidRPr="008C29BB">
              <w:rPr>
                <w:rStyle w:val="Hyperlink"/>
              </w:rPr>
              <w:t>5.2</w:t>
            </w:r>
            <w:r w:rsidR="00E03000">
              <w:rPr>
                <w:rFonts w:asciiTheme="minorHAnsi" w:hAnsiTheme="minorHAnsi" w:cstheme="minorBidi"/>
                <w:b w:val="0"/>
                <w:bCs w:val="0"/>
                <w:kern w:val="0"/>
                <w:lang w:val="en-US" w:eastAsia="en-US"/>
              </w:rPr>
              <w:tab/>
            </w:r>
            <w:r w:rsidR="00E03000" w:rsidRPr="008C29BB">
              <w:rPr>
                <w:rStyle w:val="Hyperlink"/>
              </w:rPr>
              <w:t>Discussion</w:t>
            </w:r>
            <w:r w:rsidR="00E03000">
              <w:rPr>
                <w:webHidden/>
              </w:rPr>
              <w:tab/>
            </w:r>
            <w:r w:rsidR="00E03000">
              <w:rPr>
                <w:webHidden/>
              </w:rPr>
              <w:fldChar w:fldCharType="begin"/>
            </w:r>
            <w:r w:rsidR="00E03000">
              <w:rPr>
                <w:webHidden/>
              </w:rPr>
              <w:instrText xml:space="preserve"> PAGEREF _Toc497261737 \h </w:instrText>
            </w:r>
            <w:r w:rsidR="00E03000">
              <w:rPr>
                <w:webHidden/>
              </w:rPr>
            </w:r>
            <w:r w:rsidR="00E03000">
              <w:rPr>
                <w:webHidden/>
              </w:rPr>
              <w:fldChar w:fldCharType="separate"/>
            </w:r>
            <w:r w:rsidR="00E03000">
              <w:rPr>
                <w:webHidden/>
              </w:rPr>
              <w:t>28</w:t>
            </w:r>
            <w:r w:rsidR="00E03000">
              <w:rPr>
                <w:webHidden/>
              </w:rPr>
              <w:fldChar w:fldCharType="end"/>
            </w:r>
          </w:hyperlink>
        </w:p>
        <w:p w14:paraId="2467FB2D" w14:textId="77777777" w:rsidR="00E03000" w:rsidRDefault="000E51F7">
          <w:pPr>
            <w:pStyle w:val="TOC1"/>
            <w:tabs>
              <w:tab w:val="left" w:pos="420"/>
              <w:tab w:val="right" w:leader="dot" w:pos="8296"/>
            </w:tabs>
            <w:rPr>
              <w:b w:val="0"/>
              <w:bCs w:val="0"/>
              <w:noProof/>
              <w:kern w:val="0"/>
              <w:sz w:val="22"/>
              <w:szCs w:val="22"/>
              <w:lang w:val="en-US" w:eastAsia="en-US"/>
            </w:rPr>
          </w:pPr>
          <w:hyperlink w:anchor="_Toc497261738" w:history="1">
            <w:r w:rsidR="00E03000" w:rsidRPr="008C29BB">
              <w:rPr>
                <w:rStyle w:val="Hyperlink"/>
                <w:rFonts w:ascii="Times New Roman" w:hAnsi="Times New Roman" w:cs="Times New Roman"/>
                <w:noProof/>
              </w:rPr>
              <w:t>6.</w:t>
            </w:r>
            <w:r w:rsidR="00E03000">
              <w:rPr>
                <w:b w:val="0"/>
                <w:bCs w:val="0"/>
                <w:noProof/>
                <w:kern w:val="0"/>
                <w:sz w:val="22"/>
                <w:szCs w:val="22"/>
                <w:lang w:val="en-US" w:eastAsia="en-US"/>
              </w:rPr>
              <w:tab/>
            </w:r>
            <w:r w:rsidR="00E03000" w:rsidRPr="008C29BB">
              <w:rPr>
                <w:rStyle w:val="Hyperlink"/>
                <w:rFonts w:ascii="Times New Roman" w:hAnsi="Times New Roman" w:cs="Times New Roman"/>
                <w:noProof/>
              </w:rPr>
              <w:t>Conclusion</w:t>
            </w:r>
            <w:r w:rsidR="00E03000">
              <w:rPr>
                <w:noProof/>
                <w:webHidden/>
              </w:rPr>
              <w:tab/>
            </w:r>
            <w:r w:rsidR="00E03000">
              <w:rPr>
                <w:noProof/>
                <w:webHidden/>
              </w:rPr>
              <w:fldChar w:fldCharType="begin"/>
            </w:r>
            <w:r w:rsidR="00E03000">
              <w:rPr>
                <w:noProof/>
                <w:webHidden/>
              </w:rPr>
              <w:instrText xml:space="preserve"> PAGEREF _Toc497261738 \h </w:instrText>
            </w:r>
            <w:r w:rsidR="00E03000">
              <w:rPr>
                <w:noProof/>
                <w:webHidden/>
              </w:rPr>
            </w:r>
            <w:r w:rsidR="00E03000">
              <w:rPr>
                <w:noProof/>
                <w:webHidden/>
              </w:rPr>
              <w:fldChar w:fldCharType="separate"/>
            </w:r>
            <w:r w:rsidR="00E03000">
              <w:rPr>
                <w:noProof/>
                <w:webHidden/>
              </w:rPr>
              <w:t>29</w:t>
            </w:r>
            <w:r w:rsidR="00E03000">
              <w:rPr>
                <w:noProof/>
                <w:webHidden/>
              </w:rPr>
              <w:fldChar w:fldCharType="end"/>
            </w:r>
          </w:hyperlink>
        </w:p>
        <w:p w14:paraId="441BBBA6" w14:textId="77777777" w:rsidR="00E03000" w:rsidRDefault="000E51F7">
          <w:pPr>
            <w:pStyle w:val="TOC1"/>
            <w:tabs>
              <w:tab w:val="left" w:pos="420"/>
              <w:tab w:val="right" w:leader="dot" w:pos="8296"/>
            </w:tabs>
            <w:rPr>
              <w:b w:val="0"/>
              <w:bCs w:val="0"/>
              <w:noProof/>
              <w:kern w:val="0"/>
              <w:sz w:val="22"/>
              <w:szCs w:val="22"/>
              <w:lang w:val="en-US" w:eastAsia="en-US"/>
            </w:rPr>
          </w:pPr>
          <w:hyperlink w:anchor="_Toc497261739" w:history="1">
            <w:r w:rsidR="00E03000" w:rsidRPr="008C29BB">
              <w:rPr>
                <w:rStyle w:val="Hyperlink"/>
                <w:rFonts w:ascii="Times New Roman" w:hAnsi="Times New Roman" w:cs="Times New Roman"/>
                <w:noProof/>
              </w:rPr>
              <w:t>7.</w:t>
            </w:r>
            <w:r w:rsidR="00E03000">
              <w:rPr>
                <w:b w:val="0"/>
                <w:bCs w:val="0"/>
                <w:noProof/>
                <w:kern w:val="0"/>
                <w:sz w:val="22"/>
                <w:szCs w:val="22"/>
                <w:lang w:val="en-US" w:eastAsia="en-US"/>
              </w:rPr>
              <w:tab/>
            </w:r>
            <w:r w:rsidR="00E03000" w:rsidRPr="008C29BB">
              <w:rPr>
                <w:rStyle w:val="Hyperlink"/>
                <w:rFonts w:ascii="Times New Roman" w:hAnsi="Times New Roman" w:cs="Times New Roman"/>
                <w:noProof/>
              </w:rPr>
              <w:t>References</w:t>
            </w:r>
            <w:r w:rsidR="00E03000">
              <w:rPr>
                <w:noProof/>
                <w:webHidden/>
              </w:rPr>
              <w:tab/>
            </w:r>
            <w:r w:rsidR="00E03000">
              <w:rPr>
                <w:noProof/>
                <w:webHidden/>
              </w:rPr>
              <w:fldChar w:fldCharType="begin"/>
            </w:r>
            <w:r w:rsidR="00E03000">
              <w:rPr>
                <w:noProof/>
                <w:webHidden/>
              </w:rPr>
              <w:instrText xml:space="preserve"> PAGEREF _Toc497261739 \h </w:instrText>
            </w:r>
            <w:r w:rsidR="00E03000">
              <w:rPr>
                <w:noProof/>
                <w:webHidden/>
              </w:rPr>
            </w:r>
            <w:r w:rsidR="00E03000">
              <w:rPr>
                <w:noProof/>
                <w:webHidden/>
              </w:rPr>
              <w:fldChar w:fldCharType="separate"/>
            </w:r>
            <w:r w:rsidR="00E03000">
              <w:rPr>
                <w:noProof/>
                <w:webHidden/>
              </w:rPr>
              <w:t>30</w:t>
            </w:r>
            <w:r w:rsidR="00E03000">
              <w:rPr>
                <w:noProof/>
                <w:webHidden/>
              </w:rPr>
              <w:fldChar w:fldCharType="end"/>
            </w:r>
          </w:hyperlink>
        </w:p>
        <w:p w14:paraId="76FAA206" w14:textId="77777777" w:rsidR="00E03000" w:rsidRDefault="000E51F7">
          <w:pPr>
            <w:pStyle w:val="TOC1"/>
            <w:tabs>
              <w:tab w:val="left" w:pos="420"/>
              <w:tab w:val="right" w:leader="dot" w:pos="8296"/>
            </w:tabs>
            <w:rPr>
              <w:b w:val="0"/>
              <w:bCs w:val="0"/>
              <w:noProof/>
              <w:kern w:val="0"/>
              <w:sz w:val="22"/>
              <w:szCs w:val="22"/>
              <w:lang w:val="en-US" w:eastAsia="en-US"/>
            </w:rPr>
          </w:pPr>
          <w:hyperlink w:anchor="_Toc497261740" w:history="1">
            <w:r w:rsidR="00E03000" w:rsidRPr="008C29BB">
              <w:rPr>
                <w:rStyle w:val="Hyperlink"/>
                <w:rFonts w:ascii="Times New Roman" w:hAnsi="Times New Roman" w:cs="Times New Roman"/>
                <w:noProof/>
              </w:rPr>
              <w:t>8.</w:t>
            </w:r>
            <w:r w:rsidR="00E03000">
              <w:rPr>
                <w:b w:val="0"/>
                <w:bCs w:val="0"/>
                <w:noProof/>
                <w:kern w:val="0"/>
                <w:sz w:val="22"/>
                <w:szCs w:val="22"/>
                <w:lang w:val="en-US" w:eastAsia="en-US"/>
              </w:rPr>
              <w:tab/>
            </w:r>
            <w:r w:rsidR="00E03000" w:rsidRPr="008C29BB">
              <w:rPr>
                <w:rStyle w:val="Hyperlink"/>
                <w:rFonts w:ascii="Times New Roman" w:hAnsi="Times New Roman" w:cs="Times New Roman"/>
                <w:noProof/>
              </w:rPr>
              <w:t>Appendix: Group meeting minutes</w:t>
            </w:r>
            <w:r w:rsidR="00E03000">
              <w:rPr>
                <w:noProof/>
                <w:webHidden/>
              </w:rPr>
              <w:tab/>
            </w:r>
            <w:r w:rsidR="00E03000">
              <w:rPr>
                <w:noProof/>
                <w:webHidden/>
              </w:rPr>
              <w:fldChar w:fldCharType="begin"/>
            </w:r>
            <w:r w:rsidR="00E03000">
              <w:rPr>
                <w:noProof/>
                <w:webHidden/>
              </w:rPr>
              <w:instrText xml:space="preserve"> PAGEREF _Toc497261740 \h </w:instrText>
            </w:r>
            <w:r w:rsidR="00E03000">
              <w:rPr>
                <w:noProof/>
                <w:webHidden/>
              </w:rPr>
            </w:r>
            <w:r w:rsidR="00E03000">
              <w:rPr>
                <w:noProof/>
                <w:webHidden/>
              </w:rPr>
              <w:fldChar w:fldCharType="separate"/>
            </w:r>
            <w:r w:rsidR="00E03000">
              <w:rPr>
                <w:noProof/>
                <w:webHidden/>
              </w:rPr>
              <w:t>31</w:t>
            </w:r>
            <w:r w:rsidR="00E03000">
              <w:rPr>
                <w:noProof/>
                <w:webHidden/>
              </w:rPr>
              <w:fldChar w:fldCharType="end"/>
            </w:r>
          </w:hyperlink>
        </w:p>
        <w:p w14:paraId="0826AE67" w14:textId="77777777" w:rsidR="00E03000" w:rsidRDefault="000E51F7">
          <w:pPr>
            <w:pStyle w:val="TOC1"/>
            <w:tabs>
              <w:tab w:val="left" w:pos="420"/>
              <w:tab w:val="right" w:leader="dot" w:pos="8296"/>
            </w:tabs>
            <w:rPr>
              <w:b w:val="0"/>
              <w:bCs w:val="0"/>
              <w:noProof/>
              <w:kern w:val="0"/>
              <w:sz w:val="22"/>
              <w:szCs w:val="22"/>
              <w:lang w:val="en-US" w:eastAsia="en-US"/>
            </w:rPr>
          </w:pPr>
          <w:hyperlink w:anchor="_Toc497261741" w:history="1">
            <w:r w:rsidR="00E03000" w:rsidRPr="008C29BB">
              <w:rPr>
                <w:rStyle w:val="Hyperlink"/>
                <w:rFonts w:ascii="Times New Roman" w:hAnsi="Times New Roman" w:cs="Times New Roman"/>
                <w:noProof/>
              </w:rPr>
              <w:t>9.</w:t>
            </w:r>
            <w:r w:rsidR="00E03000">
              <w:rPr>
                <w:b w:val="0"/>
                <w:bCs w:val="0"/>
                <w:noProof/>
                <w:kern w:val="0"/>
                <w:sz w:val="22"/>
                <w:szCs w:val="22"/>
                <w:lang w:val="en-US" w:eastAsia="en-US"/>
              </w:rPr>
              <w:tab/>
            </w:r>
            <w:r w:rsidR="00E03000" w:rsidRPr="008C29BB">
              <w:rPr>
                <w:rStyle w:val="Hyperlink"/>
                <w:rFonts w:ascii="Times New Roman" w:hAnsi="Times New Roman" w:cs="Times New Roman"/>
                <w:noProof/>
              </w:rPr>
              <w:t>Appendix: Code</w:t>
            </w:r>
            <w:r w:rsidR="00E03000">
              <w:rPr>
                <w:noProof/>
                <w:webHidden/>
              </w:rPr>
              <w:tab/>
            </w:r>
            <w:r w:rsidR="00E03000">
              <w:rPr>
                <w:noProof/>
                <w:webHidden/>
              </w:rPr>
              <w:fldChar w:fldCharType="begin"/>
            </w:r>
            <w:r w:rsidR="00E03000">
              <w:rPr>
                <w:noProof/>
                <w:webHidden/>
              </w:rPr>
              <w:instrText xml:space="preserve"> PAGEREF _Toc497261741 \h </w:instrText>
            </w:r>
            <w:r w:rsidR="00E03000">
              <w:rPr>
                <w:noProof/>
                <w:webHidden/>
              </w:rPr>
            </w:r>
            <w:r w:rsidR="00E03000">
              <w:rPr>
                <w:noProof/>
                <w:webHidden/>
              </w:rPr>
              <w:fldChar w:fldCharType="separate"/>
            </w:r>
            <w:r w:rsidR="00E03000">
              <w:rPr>
                <w:noProof/>
                <w:webHidden/>
              </w:rPr>
              <w:t>46</w:t>
            </w:r>
            <w:r w:rsidR="00E03000">
              <w:rPr>
                <w:noProof/>
                <w:webHidden/>
              </w:rPr>
              <w:fldChar w:fldCharType="end"/>
            </w:r>
          </w:hyperlink>
        </w:p>
        <w:p w14:paraId="4EFD6063" w14:textId="77777777" w:rsidR="005F4B06" w:rsidRPr="00F42D7C" w:rsidRDefault="00F9468F">
          <w:pPr>
            <w:rPr>
              <w:rFonts w:ascii="Times New Roman" w:hAnsi="Times New Roman" w:cs="Times New Roman"/>
            </w:rPr>
          </w:pPr>
          <w:r w:rsidRPr="00F42D7C">
            <w:rPr>
              <w:rFonts w:ascii="Times New Roman" w:hAnsi="Times New Roman" w:cs="Times New Roman"/>
              <w:b/>
              <w:bCs/>
              <w:noProof/>
            </w:rPr>
            <w:fldChar w:fldCharType="end"/>
          </w:r>
        </w:p>
      </w:sdtContent>
    </w:sdt>
    <w:p w14:paraId="69678DEE" w14:textId="77777777" w:rsidR="0020233F" w:rsidRPr="00F42D7C" w:rsidRDefault="0020233F" w:rsidP="002B6167">
      <w:pPr>
        <w:rPr>
          <w:rFonts w:ascii="Times New Roman" w:hAnsi="Times New Roman" w:cs="Times New Roman"/>
          <w:b/>
          <w:sz w:val="28"/>
          <w:szCs w:val="28"/>
        </w:rPr>
      </w:pPr>
    </w:p>
    <w:p w14:paraId="44BCC6BE" w14:textId="77777777" w:rsidR="0020233F" w:rsidRPr="00F42D7C" w:rsidRDefault="0020233F" w:rsidP="002B6167">
      <w:pPr>
        <w:rPr>
          <w:rFonts w:ascii="Times New Roman" w:hAnsi="Times New Roman" w:cs="Times New Roman"/>
          <w:b/>
          <w:sz w:val="28"/>
          <w:szCs w:val="28"/>
        </w:rPr>
      </w:pPr>
    </w:p>
    <w:p w14:paraId="1921345A" w14:textId="77777777" w:rsidR="00D665F7" w:rsidRPr="00F42D7C" w:rsidRDefault="00D665F7" w:rsidP="002B6167">
      <w:pPr>
        <w:rPr>
          <w:rFonts w:ascii="Times New Roman" w:hAnsi="Times New Roman" w:cs="Times New Roman"/>
          <w:b/>
          <w:sz w:val="28"/>
          <w:szCs w:val="28"/>
        </w:rPr>
      </w:pPr>
    </w:p>
    <w:p w14:paraId="29E2258E" w14:textId="77777777" w:rsidR="00234F9E" w:rsidRPr="00F42D7C" w:rsidRDefault="00234F9E" w:rsidP="002B6167">
      <w:pPr>
        <w:rPr>
          <w:rFonts w:ascii="Times New Roman" w:hAnsi="Times New Roman" w:cs="Times New Roman"/>
          <w:b/>
          <w:sz w:val="28"/>
          <w:szCs w:val="28"/>
        </w:rPr>
      </w:pPr>
    </w:p>
    <w:p w14:paraId="63C78FA7" w14:textId="77777777" w:rsidR="00234F9E" w:rsidRPr="00F42D7C" w:rsidRDefault="00234F9E" w:rsidP="002B6167">
      <w:pPr>
        <w:rPr>
          <w:rFonts w:ascii="Times New Roman" w:hAnsi="Times New Roman" w:cs="Times New Roman"/>
          <w:b/>
          <w:sz w:val="28"/>
          <w:szCs w:val="28"/>
        </w:rPr>
      </w:pPr>
    </w:p>
    <w:p w14:paraId="79DED60D" w14:textId="77777777" w:rsidR="0020233F" w:rsidRPr="00F42D7C" w:rsidRDefault="0054331C" w:rsidP="00D869BA">
      <w:pPr>
        <w:pStyle w:val="Heading1"/>
        <w:numPr>
          <w:ilvl w:val="0"/>
          <w:numId w:val="23"/>
        </w:numPr>
        <w:spacing w:before="120" w:afterLines="50" w:after="156"/>
        <w:ind w:left="357" w:hanging="357"/>
        <w:rPr>
          <w:rFonts w:ascii="Times New Roman" w:hAnsi="Times New Roman" w:cs="Times New Roman"/>
          <w:sz w:val="32"/>
          <w:szCs w:val="32"/>
        </w:rPr>
      </w:pPr>
      <w:bookmarkStart w:id="60" w:name="_Toc497261716"/>
      <w:r w:rsidRPr="00F42D7C">
        <w:rPr>
          <w:rFonts w:ascii="Times New Roman" w:hAnsi="Times New Roman" w:cs="Times New Roman"/>
          <w:sz w:val="32"/>
          <w:szCs w:val="32"/>
        </w:rPr>
        <w:t>Aim &amp; Contributions</w:t>
      </w:r>
      <w:bookmarkEnd w:id="60"/>
    </w:p>
    <w:p w14:paraId="74C6AF80" w14:textId="77777777" w:rsidR="00CC51B2" w:rsidRPr="00F42D7C" w:rsidRDefault="0054331C" w:rsidP="00911D5D">
      <w:pPr>
        <w:pStyle w:val="Heading2"/>
        <w:numPr>
          <w:ilvl w:val="1"/>
          <w:numId w:val="7"/>
        </w:numPr>
        <w:spacing w:line="360" w:lineRule="exact"/>
        <w:rPr>
          <w:rFonts w:ascii="Times New Roman" w:hAnsi="Times New Roman" w:cs="Times New Roman"/>
          <w:sz w:val="28"/>
          <w:szCs w:val="24"/>
        </w:rPr>
      </w:pPr>
      <w:bookmarkStart w:id="61" w:name="_Toc497261717"/>
      <w:r w:rsidRPr="00F42D7C">
        <w:rPr>
          <w:rFonts w:ascii="Times New Roman" w:hAnsi="Times New Roman" w:cs="Times New Roman"/>
          <w:sz w:val="28"/>
          <w:szCs w:val="24"/>
        </w:rPr>
        <w:t>Aim</w:t>
      </w:r>
      <w:bookmarkEnd w:id="61"/>
    </w:p>
    <w:p w14:paraId="0547A83B" w14:textId="77777777" w:rsidR="0054331C" w:rsidRPr="00F42D7C" w:rsidRDefault="0054331C" w:rsidP="00E97A38">
      <w:pPr>
        <w:spacing w:line="360" w:lineRule="exact"/>
        <w:rPr>
          <w:rFonts w:ascii="Times New Roman" w:hAnsi="Times New Roman" w:cs="Times New Roman"/>
          <w:sz w:val="24"/>
        </w:rPr>
      </w:pPr>
      <w:r w:rsidRPr="00F42D7C">
        <w:rPr>
          <w:rFonts w:ascii="Times New Roman" w:hAnsi="Times New Roman" w:cs="Times New Roman"/>
          <w:sz w:val="24"/>
        </w:rPr>
        <w:t>The foll</w:t>
      </w:r>
      <w:r w:rsidR="00E97A38" w:rsidRPr="00F42D7C">
        <w:rPr>
          <w:rFonts w:ascii="Times New Roman" w:hAnsi="Times New Roman" w:cs="Times New Roman"/>
          <w:sz w:val="24"/>
        </w:rPr>
        <w:t xml:space="preserve">owing objectives/questions were </w:t>
      </w:r>
      <w:r w:rsidRPr="00F42D7C">
        <w:rPr>
          <w:rFonts w:ascii="Times New Roman" w:hAnsi="Times New Roman" w:cs="Times New Roman"/>
          <w:sz w:val="24"/>
        </w:rPr>
        <w:t>identified that will form the subject of this visualisation exercise and the VA system.</w:t>
      </w:r>
    </w:p>
    <w:p w14:paraId="290D941C" w14:textId="77777777" w:rsidR="0054331C" w:rsidRPr="00F42D7C" w:rsidRDefault="0054331C" w:rsidP="00E97A38">
      <w:pPr>
        <w:pStyle w:val="ListParagraph"/>
        <w:spacing w:line="360" w:lineRule="exact"/>
        <w:ind w:left="480" w:firstLineChars="0" w:firstLine="0"/>
        <w:rPr>
          <w:rFonts w:ascii="Times New Roman" w:hAnsi="Times New Roman" w:cs="Times New Roman"/>
          <w:sz w:val="24"/>
        </w:rPr>
      </w:pPr>
    </w:p>
    <w:p w14:paraId="08F7C440" w14:textId="77777777" w:rsidR="0054331C" w:rsidRPr="00F42D7C" w:rsidRDefault="0054331C" w:rsidP="00E97A38">
      <w:pPr>
        <w:pStyle w:val="ListParagraph"/>
        <w:numPr>
          <w:ilvl w:val="0"/>
          <w:numId w:val="24"/>
        </w:numPr>
        <w:spacing w:line="360" w:lineRule="exact"/>
        <w:ind w:firstLineChars="0"/>
        <w:rPr>
          <w:rFonts w:ascii="Times New Roman" w:hAnsi="Times New Roman" w:cs="Times New Roman"/>
          <w:b/>
          <w:sz w:val="24"/>
        </w:rPr>
      </w:pPr>
      <w:r w:rsidRPr="00F42D7C">
        <w:rPr>
          <w:rFonts w:ascii="Times New Roman" w:hAnsi="Times New Roman" w:cs="Times New Roman"/>
          <w:b/>
          <w:sz w:val="24"/>
        </w:rPr>
        <w:t xml:space="preserve">Visualise best time of year for travelling with minimal flight delays. </w:t>
      </w:r>
    </w:p>
    <w:p w14:paraId="24308911" w14:textId="77777777" w:rsidR="0054331C" w:rsidRPr="00F42D7C" w:rsidRDefault="0054331C" w:rsidP="00E97A38">
      <w:pPr>
        <w:spacing w:line="360" w:lineRule="exact"/>
        <w:ind w:firstLineChars="150" w:firstLine="361"/>
        <w:rPr>
          <w:rFonts w:ascii="Times New Roman" w:hAnsi="Times New Roman" w:cs="Times New Roman"/>
          <w:sz w:val="24"/>
        </w:rPr>
      </w:pPr>
      <w:r w:rsidRPr="00F42D7C">
        <w:rPr>
          <w:rFonts w:ascii="Times New Roman" w:eastAsia="SimSun" w:hAnsi="Times New Roman" w:cs="Times New Roman"/>
          <w:b/>
          <w:sz w:val="24"/>
        </w:rPr>
        <w:t>•</w:t>
      </w:r>
      <w:r w:rsidRPr="00F42D7C">
        <w:rPr>
          <w:rFonts w:ascii="Times New Roman" w:hAnsi="Times New Roman" w:cs="Times New Roman"/>
          <w:sz w:val="24"/>
        </w:rPr>
        <w:t xml:space="preserve"> Any specific seasons/months is good o</w:t>
      </w:r>
      <w:r w:rsidR="00B56AC8">
        <w:rPr>
          <w:rFonts w:ascii="Times New Roman" w:hAnsi="Times New Roman" w:cs="Times New Roman"/>
          <w:sz w:val="24"/>
        </w:rPr>
        <w:t>r bad for travelling</w:t>
      </w:r>
    </w:p>
    <w:p w14:paraId="75072564" w14:textId="77777777"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Weekends</w:t>
      </w:r>
      <w:r w:rsidR="00B56AC8">
        <w:rPr>
          <w:rFonts w:ascii="Times New Roman" w:hAnsi="Times New Roman" w:cs="Times New Roman"/>
          <w:sz w:val="24"/>
        </w:rPr>
        <w:t xml:space="preserve"> cause more delay than weekdays</w:t>
      </w:r>
    </w:p>
    <w:p w14:paraId="2E3273D3" w14:textId="77777777"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Any specific airport or air rout</w:t>
      </w:r>
      <w:r w:rsidR="00B56AC8">
        <w:rPr>
          <w:rFonts w:ascii="Times New Roman" w:hAnsi="Times New Roman" w:cs="Times New Roman"/>
          <w:sz w:val="24"/>
        </w:rPr>
        <w:t>e to avoid while travel booking</w:t>
      </w:r>
    </w:p>
    <w:p w14:paraId="6092414A" w14:textId="77777777" w:rsidR="0054331C" w:rsidRPr="00F42D7C" w:rsidRDefault="0054331C" w:rsidP="00E97A38">
      <w:pPr>
        <w:pStyle w:val="ListParagraph"/>
        <w:numPr>
          <w:ilvl w:val="0"/>
          <w:numId w:val="24"/>
        </w:numPr>
        <w:spacing w:line="360" w:lineRule="exact"/>
        <w:ind w:firstLineChars="0"/>
        <w:rPr>
          <w:rFonts w:ascii="Times New Roman" w:hAnsi="Times New Roman" w:cs="Times New Roman"/>
          <w:b/>
          <w:sz w:val="24"/>
        </w:rPr>
      </w:pPr>
      <w:r w:rsidRPr="00F42D7C">
        <w:rPr>
          <w:rFonts w:ascii="Times New Roman" w:hAnsi="Times New Roman" w:cs="Times New Roman"/>
          <w:b/>
          <w:sz w:val="24"/>
        </w:rPr>
        <w:t xml:space="preserve">Visualise performance of airports and carrier year on year </w:t>
      </w:r>
    </w:p>
    <w:p w14:paraId="65DF9357" w14:textId="77777777"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Best performing airport</w:t>
      </w:r>
    </w:p>
    <w:p w14:paraId="4D245A2E" w14:textId="77777777" w:rsidR="00E97A38"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Worst performing airport </w:t>
      </w:r>
    </w:p>
    <w:p w14:paraId="06A46DEE" w14:textId="77777777" w:rsidR="00E97A38"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Best performing airline/carriers </w:t>
      </w:r>
    </w:p>
    <w:p w14:paraId="6D1A076B" w14:textId="77777777"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Worst performing airline/carriers </w:t>
      </w:r>
    </w:p>
    <w:p w14:paraId="1A9B8A69" w14:textId="77777777" w:rsidR="0054331C" w:rsidRPr="00F42D7C" w:rsidRDefault="0054331C" w:rsidP="00E97A38">
      <w:pPr>
        <w:pStyle w:val="ListParagraph"/>
        <w:numPr>
          <w:ilvl w:val="0"/>
          <w:numId w:val="24"/>
        </w:numPr>
        <w:spacing w:line="360" w:lineRule="exact"/>
        <w:ind w:firstLineChars="0"/>
        <w:rPr>
          <w:rFonts w:ascii="Times New Roman" w:hAnsi="Times New Roman" w:cs="Times New Roman"/>
          <w:b/>
          <w:sz w:val="24"/>
        </w:rPr>
      </w:pPr>
      <w:r w:rsidRPr="00F42D7C">
        <w:rPr>
          <w:rFonts w:ascii="Times New Roman" w:hAnsi="Times New Roman" w:cs="Times New Roman"/>
          <w:b/>
          <w:sz w:val="24"/>
        </w:rPr>
        <w:t xml:space="preserve">Visualise negative effect of specific incident or event on flight delay </w:t>
      </w:r>
    </w:p>
    <w:p w14:paraId="5C199F68" w14:textId="77777777"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1999-2000 Y2K bug effect on flight delay</w:t>
      </w:r>
    </w:p>
    <w:p w14:paraId="5E053AA3" w14:textId="77777777" w:rsidR="0054331C" w:rsidRPr="00F42D7C" w:rsidRDefault="00E97A38"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0054331C" w:rsidRPr="00F42D7C">
        <w:rPr>
          <w:rFonts w:ascii="Times New Roman" w:hAnsi="Times New Roman" w:cs="Times New Roman"/>
          <w:sz w:val="24"/>
        </w:rPr>
        <w:t>9/11 World trade centre terrorist attack effect on flight delay</w:t>
      </w:r>
    </w:p>
    <w:p w14:paraId="09A76199" w14:textId="77777777" w:rsidR="00F11191" w:rsidRPr="00F42D7C" w:rsidRDefault="0054331C" w:rsidP="00E97A38">
      <w:pPr>
        <w:spacing w:line="360" w:lineRule="exact"/>
        <w:rPr>
          <w:rFonts w:ascii="Times New Roman" w:hAnsi="Times New Roman" w:cs="Times New Roman"/>
          <w:sz w:val="24"/>
        </w:rPr>
      </w:pPr>
      <w:r w:rsidRPr="00B56AC8">
        <w:rPr>
          <w:rFonts w:ascii="Times New Roman" w:hAnsi="Times New Roman" w:cs="Times New Roman"/>
          <w:b/>
          <w:sz w:val="24"/>
        </w:rPr>
        <w:t>d.</w:t>
      </w:r>
      <w:r w:rsidRPr="00F42D7C">
        <w:rPr>
          <w:rFonts w:ascii="Times New Roman" w:hAnsi="Times New Roman" w:cs="Times New Roman"/>
          <w:sz w:val="24"/>
        </w:rPr>
        <w:t xml:space="preserve"> </w:t>
      </w:r>
      <w:r w:rsidRPr="00B56AC8">
        <w:rPr>
          <w:rFonts w:ascii="Times New Roman" w:hAnsi="Times New Roman" w:cs="Times New Roman"/>
          <w:b/>
          <w:sz w:val="24"/>
        </w:rPr>
        <w:t>Visualise best performing airport(s) performance for a single year.</w:t>
      </w:r>
    </w:p>
    <w:p w14:paraId="7557F103" w14:textId="77777777" w:rsidR="00C67ACC" w:rsidRPr="00F42D7C" w:rsidRDefault="0054331C" w:rsidP="00911D5D">
      <w:pPr>
        <w:pStyle w:val="Heading2"/>
        <w:numPr>
          <w:ilvl w:val="1"/>
          <w:numId w:val="7"/>
        </w:numPr>
        <w:spacing w:line="360" w:lineRule="exact"/>
        <w:rPr>
          <w:rFonts w:ascii="Times New Roman" w:hAnsi="Times New Roman" w:cs="Times New Roman"/>
          <w:sz w:val="28"/>
          <w:szCs w:val="24"/>
        </w:rPr>
      </w:pPr>
      <w:bookmarkStart w:id="62" w:name="_Toc497261718"/>
      <w:r w:rsidRPr="00F42D7C">
        <w:rPr>
          <w:rFonts w:ascii="Times New Roman" w:hAnsi="Times New Roman" w:cs="Times New Roman"/>
          <w:sz w:val="28"/>
          <w:szCs w:val="24"/>
        </w:rPr>
        <w:t>Contributions</w:t>
      </w:r>
      <w:bookmarkEnd w:id="62"/>
    </w:p>
    <w:tbl>
      <w:tblPr>
        <w:tblW w:w="8364" w:type="dxa"/>
        <w:tblInd w:w="10" w:type="dxa"/>
        <w:tblLayout w:type="fixed"/>
        <w:tblCellMar>
          <w:left w:w="0" w:type="dxa"/>
          <w:right w:w="0" w:type="dxa"/>
        </w:tblCellMar>
        <w:tblLook w:val="04A0" w:firstRow="1" w:lastRow="0" w:firstColumn="1" w:lastColumn="0" w:noHBand="0" w:noVBand="1"/>
      </w:tblPr>
      <w:tblGrid>
        <w:gridCol w:w="1843"/>
        <w:gridCol w:w="1577"/>
        <w:gridCol w:w="1683"/>
        <w:gridCol w:w="1276"/>
        <w:gridCol w:w="1985"/>
      </w:tblGrid>
      <w:tr w:rsidR="0054331C" w:rsidRPr="00F42D7C" w14:paraId="4A8AA010" w14:textId="77777777" w:rsidTr="00B457CB">
        <w:trPr>
          <w:trHeight w:val="420"/>
        </w:trPr>
        <w:tc>
          <w:tcPr>
            <w:tcW w:w="8364" w:type="dxa"/>
            <w:gridSpan w:val="5"/>
            <w:tcBorders>
              <w:top w:val="single" w:sz="8" w:space="0" w:color="auto"/>
              <w:left w:val="single" w:sz="8" w:space="0" w:color="auto"/>
              <w:bottom w:val="single" w:sz="4" w:space="0" w:color="auto"/>
              <w:right w:val="single" w:sz="8" w:space="0" w:color="auto"/>
            </w:tcBorders>
            <w:shd w:val="clear" w:color="auto" w:fill="EDEDED" w:themeFill="accent3" w:themeFillTint="33"/>
            <w:vAlign w:val="center"/>
          </w:tcPr>
          <w:p w14:paraId="49C5F667" w14:textId="77777777" w:rsidR="0054331C" w:rsidRPr="00F42D7C" w:rsidRDefault="0054331C" w:rsidP="00B457CB">
            <w:pPr>
              <w:widowControl/>
              <w:spacing w:line="203" w:lineRule="exact"/>
              <w:ind w:firstLineChars="50" w:firstLine="118"/>
              <w:jc w:val="left"/>
              <w:rPr>
                <w:rFonts w:ascii="Times New Roman" w:eastAsia="Times New Roman" w:hAnsi="Times New Roman" w:cs="Times New Roman"/>
                <w:kern w:val="0"/>
                <w:sz w:val="24"/>
                <w:szCs w:val="20"/>
                <w:lang w:eastAsia="en-US"/>
              </w:rPr>
            </w:pPr>
            <w:r w:rsidRPr="00F42D7C">
              <w:rPr>
                <w:rFonts w:ascii="Times New Roman" w:eastAsia="Arial" w:hAnsi="Times New Roman" w:cs="Times New Roman"/>
                <w:b/>
                <w:kern w:val="0"/>
                <w:sz w:val="24"/>
                <w:lang w:eastAsia="en-US"/>
              </w:rPr>
              <w:t>Project Team Members</w:t>
            </w:r>
          </w:p>
        </w:tc>
      </w:tr>
      <w:tr w:rsidR="0054331C" w:rsidRPr="00F42D7C" w14:paraId="70C4EEDD" w14:textId="77777777" w:rsidTr="0054331C">
        <w:trPr>
          <w:trHeight w:val="549"/>
        </w:trPr>
        <w:tc>
          <w:tcPr>
            <w:tcW w:w="1843" w:type="dxa"/>
            <w:tcBorders>
              <w:top w:val="single" w:sz="4" w:space="0" w:color="auto"/>
              <w:left w:val="single" w:sz="4" w:space="0" w:color="auto"/>
              <w:bottom w:val="single" w:sz="4" w:space="0" w:color="auto"/>
              <w:right w:val="single" w:sz="4" w:space="0" w:color="auto"/>
            </w:tcBorders>
            <w:vAlign w:val="center"/>
          </w:tcPr>
          <w:p w14:paraId="432B6D10" w14:textId="77777777" w:rsidR="0054331C" w:rsidRPr="00F42D7C" w:rsidRDefault="0054331C" w:rsidP="0054331C">
            <w:pPr>
              <w:widowControl/>
              <w:spacing w:line="203" w:lineRule="exact"/>
              <w:jc w:val="center"/>
              <w:rPr>
                <w:rFonts w:ascii="Times New Roman" w:eastAsia="Arial" w:hAnsi="Times New Roman" w:cs="Times New Roman"/>
                <w:b/>
                <w:kern w:val="0"/>
                <w:sz w:val="24"/>
                <w:lang w:eastAsia="en-US"/>
              </w:rPr>
            </w:pPr>
            <w:r w:rsidRPr="00F42D7C">
              <w:rPr>
                <w:rFonts w:ascii="Times New Roman" w:eastAsia="Arial" w:hAnsi="Times New Roman" w:cs="Times New Roman"/>
                <w:b/>
                <w:kern w:val="0"/>
                <w:sz w:val="24"/>
                <w:lang w:eastAsia="en-US"/>
              </w:rPr>
              <w:t>Student name</w:t>
            </w:r>
          </w:p>
        </w:tc>
        <w:tc>
          <w:tcPr>
            <w:tcW w:w="1577" w:type="dxa"/>
            <w:tcBorders>
              <w:top w:val="single" w:sz="4" w:space="0" w:color="auto"/>
              <w:left w:val="single" w:sz="4" w:space="0" w:color="auto"/>
              <w:bottom w:val="single" w:sz="4" w:space="0" w:color="auto"/>
              <w:right w:val="single" w:sz="4" w:space="0" w:color="auto"/>
            </w:tcBorders>
            <w:vAlign w:val="center"/>
          </w:tcPr>
          <w:p w14:paraId="7403E430" w14:textId="77777777" w:rsidR="0054331C" w:rsidRPr="00F42D7C" w:rsidRDefault="0054331C" w:rsidP="0054331C">
            <w:pPr>
              <w:widowControl/>
              <w:spacing w:line="203" w:lineRule="exact"/>
              <w:ind w:left="120"/>
              <w:jc w:val="center"/>
              <w:rPr>
                <w:rFonts w:ascii="Times New Roman" w:eastAsia="Arial" w:hAnsi="Times New Roman" w:cs="Times New Roman"/>
                <w:b/>
                <w:kern w:val="0"/>
                <w:sz w:val="24"/>
                <w:lang w:eastAsia="en-US"/>
              </w:rPr>
            </w:pPr>
            <w:r w:rsidRPr="00F42D7C">
              <w:rPr>
                <w:rFonts w:ascii="Times New Roman" w:eastAsia="Arial" w:hAnsi="Times New Roman" w:cs="Times New Roman"/>
                <w:b/>
                <w:kern w:val="0"/>
                <w:sz w:val="24"/>
                <w:lang w:eastAsia="en-US"/>
              </w:rPr>
              <w:t>Student ID</w:t>
            </w:r>
          </w:p>
        </w:tc>
        <w:tc>
          <w:tcPr>
            <w:tcW w:w="1683" w:type="dxa"/>
            <w:tcBorders>
              <w:top w:val="single" w:sz="4" w:space="0" w:color="auto"/>
              <w:left w:val="single" w:sz="4" w:space="0" w:color="auto"/>
              <w:bottom w:val="single" w:sz="4" w:space="0" w:color="auto"/>
              <w:right w:val="single" w:sz="4" w:space="0" w:color="auto"/>
            </w:tcBorders>
            <w:vAlign w:val="center"/>
          </w:tcPr>
          <w:p w14:paraId="5455FC6C" w14:textId="77777777" w:rsidR="0054331C" w:rsidRPr="00F42D7C" w:rsidRDefault="0054331C" w:rsidP="0054331C">
            <w:pPr>
              <w:widowControl/>
              <w:spacing w:line="203" w:lineRule="exact"/>
              <w:ind w:left="120"/>
              <w:jc w:val="center"/>
              <w:rPr>
                <w:rFonts w:ascii="Times New Roman" w:eastAsia="Arial" w:hAnsi="Times New Roman" w:cs="Times New Roman"/>
                <w:b/>
                <w:kern w:val="0"/>
                <w:sz w:val="24"/>
                <w:lang w:eastAsia="en-US"/>
              </w:rPr>
            </w:pPr>
            <w:r w:rsidRPr="00F42D7C">
              <w:rPr>
                <w:rFonts w:ascii="Times New Roman" w:eastAsia="Arial" w:hAnsi="Times New Roman" w:cs="Times New Roman"/>
                <w:b/>
                <w:kern w:val="0"/>
                <w:sz w:val="24"/>
                <w:lang w:eastAsia="en-US"/>
              </w:rPr>
              <w:t>Contribution</w:t>
            </w:r>
          </w:p>
        </w:tc>
        <w:tc>
          <w:tcPr>
            <w:tcW w:w="1276" w:type="dxa"/>
            <w:tcBorders>
              <w:top w:val="single" w:sz="4" w:space="0" w:color="auto"/>
              <w:left w:val="single" w:sz="4" w:space="0" w:color="auto"/>
              <w:bottom w:val="single" w:sz="4" w:space="0" w:color="auto"/>
              <w:right w:val="single" w:sz="4" w:space="0" w:color="auto"/>
            </w:tcBorders>
            <w:vAlign w:val="center"/>
          </w:tcPr>
          <w:p w14:paraId="01C1A629" w14:textId="77777777" w:rsidR="0054331C" w:rsidRPr="00F42D7C" w:rsidRDefault="0054331C" w:rsidP="0054331C">
            <w:pPr>
              <w:widowControl/>
              <w:spacing w:line="203" w:lineRule="exact"/>
              <w:ind w:left="120"/>
              <w:jc w:val="center"/>
              <w:rPr>
                <w:rFonts w:ascii="Times New Roman" w:eastAsia="Arial" w:hAnsi="Times New Roman" w:cs="Times New Roman"/>
                <w:b/>
                <w:kern w:val="0"/>
                <w:szCs w:val="21"/>
                <w:lang w:eastAsia="en-US"/>
              </w:rPr>
            </w:pPr>
            <w:r w:rsidRPr="00F42D7C">
              <w:rPr>
                <w:rFonts w:ascii="Times New Roman" w:eastAsia="Arial" w:hAnsi="Times New Roman" w:cs="Times New Roman"/>
                <w:b/>
                <w:kern w:val="0"/>
                <w:szCs w:val="21"/>
                <w:lang w:eastAsia="en-US"/>
              </w:rPr>
              <w:t>Agree to Share</w:t>
            </w:r>
          </w:p>
        </w:tc>
        <w:tc>
          <w:tcPr>
            <w:tcW w:w="1985" w:type="dxa"/>
            <w:tcBorders>
              <w:top w:val="single" w:sz="4" w:space="0" w:color="auto"/>
              <w:left w:val="single" w:sz="4" w:space="0" w:color="auto"/>
              <w:bottom w:val="single" w:sz="4" w:space="0" w:color="auto"/>
              <w:right w:val="single" w:sz="4" w:space="0" w:color="auto"/>
            </w:tcBorders>
            <w:vAlign w:val="center"/>
          </w:tcPr>
          <w:p w14:paraId="7D102E16" w14:textId="77777777" w:rsidR="0054331C" w:rsidRPr="00F42D7C" w:rsidRDefault="0054331C" w:rsidP="0054331C">
            <w:pPr>
              <w:spacing w:line="203" w:lineRule="exact"/>
              <w:ind w:left="120"/>
              <w:jc w:val="center"/>
              <w:rPr>
                <w:rFonts w:ascii="Times New Roman" w:eastAsia="Arial" w:hAnsi="Times New Roman" w:cs="Times New Roman"/>
                <w:b/>
                <w:kern w:val="0"/>
                <w:sz w:val="24"/>
                <w:lang w:eastAsia="en-US"/>
              </w:rPr>
            </w:pPr>
            <w:r w:rsidRPr="00F42D7C">
              <w:rPr>
                <w:rFonts w:ascii="Times New Roman" w:eastAsia="Arial" w:hAnsi="Times New Roman" w:cs="Times New Roman"/>
                <w:b/>
                <w:kern w:val="0"/>
                <w:sz w:val="24"/>
                <w:lang w:eastAsia="en-US"/>
              </w:rPr>
              <w:t>Signature</w:t>
            </w:r>
          </w:p>
        </w:tc>
      </w:tr>
      <w:tr w:rsidR="0054331C" w:rsidRPr="00F42D7C" w14:paraId="0B2C4AEE" w14:textId="77777777" w:rsidTr="0054331C">
        <w:trPr>
          <w:trHeight w:val="549"/>
        </w:trPr>
        <w:tc>
          <w:tcPr>
            <w:tcW w:w="1843" w:type="dxa"/>
            <w:tcBorders>
              <w:top w:val="single" w:sz="4" w:space="0" w:color="auto"/>
              <w:left w:val="single" w:sz="4" w:space="0" w:color="auto"/>
              <w:bottom w:val="single" w:sz="4" w:space="0" w:color="auto"/>
              <w:right w:val="single" w:sz="4" w:space="0" w:color="auto"/>
            </w:tcBorders>
            <w:vAlign w:val="center"/>
          </w:tcPr>
          <w:p w14:paraId="4E0C8234"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Nagib Shah</w:t>
            </w:r>
          </w:p>
        </w:tc>
        <w:tc>
          <w:tcPr>
            <w:tcW w:w="1577" w:type="dxa"/>
            <w:tcBorders>
              <w:top w:val="single" w:sz="4" w:space="0" w:color="auto"/>
              <w:left w:val="single" w:sz="4" w:space="0" w:color="auto"/>
              <w:bottom w:val="single" w:sz="4" w:space="0" w:color="auto"/>
              <w:right w:val="single" w:sz="4" w:space="0" w:color="auto"/>
            </w:tcBorders>
            <w:vAlign w:val="center"/>
          </w:tcPr>
          <w:p w14:paraId="50EBF0B6"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470360839</w:t>
            </w:r>
          </w:p>
        </w:tc>
        <w:tc>
          <w:tcPr>
            <w:tcW w:w="1683" w:type="dxa"/>
            <w:tcBorders>
              <w:top w:val="single" w:sz="4" w:space="0" w:color="auto"/>
              <w:left w:val="single" w:sz="4" w:space="0" w:color="auto"/>
              <w:bottom w:val="single" w:sz="4" w:space="0" w:color="auto"/>
              <w:right w:val="single" w:sz="4" w:space="0" w:color="auto"/>
            </w:tcBorders>
            <w:vAlign w:val="center"/>
          </w:tcPr>
          <w:p w14:paraId="067E5E92"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14:paraId="38FEC275"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14:paraId="2076DDEB" w14:textId="77777777"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eastAsia="ko-KR"/>
              </w:rPr>
              <w:drawing>
                <wp:inline distT="0" distB="0" distL="0" distR="0" wp14:anchorId="2E059FD2" wp14:editId="28D0F476">
                  <wp:extent cx="1225228" cy="341453"/>
                  <wp:effectExtent l="19050" t="0" r="0"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1">
                            <a:clrChange>
                              <a:clrFrom>
                                <a:srgbClr val="F7F8FB"/>
                              </a:clrFrom>
                              <a:clrTo>
                                <a:srgbClr val="F7F8FB">
                                  <a:alpha val="0"/>
                                </a:srgbClr>
                              </a:clrTo>
                            </a:clrChange>
                            <a:extLst>
                              <a:ext uri="{28A0092B-C50C-407E-A947-70E740481C1C}">
                                <a14:useLocalDpi xmlns:a14="http://schemas.microsoft.com/office/drawing/2010/main" val="0"/>
                              </a:ext>
                            </a:extLst>
                          </a:blip>
                          <a:srcRect/>
                          <a:stretch>
                            <a:fillRect/>
                          </a:stretch>
                        </pic:blipFill>
                        <pic:spPr>
                          <a:xfrm>
                            <a:off x="0" y="0"/>
                            <a:ext cx="1230420" cy="342900"/>
                          </a:xfrm>
                          <a:prstGeom prst="rect">
                            <a:avLst/>
                          </a:prstGeom>
                          <a:noFill/>
                          <a:ln>
                            <a:noFill/>
                          </a:ln>
                        </pic:spPr>
                      </pic:pic>
                    </a:graphicData>
                  </a:graphic>
                </wp:inline>
              </w:drawing>
            </w:r>
          </w:p>
        </w:tc>
      </w:tr>
      <w:tr w:rsidR="0054331C" w:rsidRPr="00F42D7C" w14:paraId="1DFB77E2" w14:textId="77777777" w:rsidTr="0054331C">
        <w:trPr>
          <w:trHeight w:val="481"/>
        </w:trPr>
        <w:tc>
          <w:tcPr>
            <w:tcW w:w="1843" w:type="dxa"/>
            <w:tcBorders>
              <w:top w:val="single" w:sz="4" w:space="0" w:color="auto"/>
              <w:left w:val="single" w:sz="4" w:space="0" w:color="auto"/>
              <w:bottom w:val="single" w:sz="4" w:space="0" w:color="auto"/>
              <w:right w:val="single" w:sz="4" w:space="0" w:color="auto"/>
            </w:tcBorders>
            <w:vAlign w:val="center"/>
          </w:tcPr>
          <w:p w14:paraId="3D4335AC"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Xinan Ma</w:t>
            </w:r>
          </w:p>
        </w:tc>
        <w:tc>
          <w:tcPr>
            <w:tcW w:w="1577" w:type="dxa"/>
            <w:tcBorders>
              <w:top w:val="single" w:sz="4" w:space="0" w:color="auto"/>
              <w:left w:val="single" w:sz="4" w:space="0" w:color="auto"/>
              <w:bottom w:val="single" w:sz="4" w:space="0" w:color="auto"/>
              <w:right w:val="single" w:sz="4" w:space="0" w:color="auto"/>
            </w:tcBorders>
            <w:vAlign w:val="center"/>
          </w:tcPr>
          <w:p w14:paraId="566EDD93"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470489934</w:t>
            </w:r>
          </w:p>
        </w:tc>
        <w:tc>
          <w:tcPr>
            <w:tcW w:w="1683" w:type="dxa"/>
            <w:tcBorders>
              <w:top w:val="single" w:sz="4" w:space="0" w:color="auto"/>
              <w:left w:val="single" w:sz="4" w:space="0" w:color="auto"/>
              <w:bottom w:val="single" w:sz="4" w:space="0" w:color="auto"/>
              <w:right w:val="single" w:sz="4" w:space="0" w:color="auto"/>
            </w:tcBorders>
            <w:vAlign w:val="center"/>
          </w:tcPr>
          <w:p w14:paraId="7637454A"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14:paraId="416A0F82"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14:paraId="1CE1D029" w14:textId="77777777"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eastAsia="ko-KR"/>
              </w:rPr>
              <w:drawing>
                <wp:inline distT="0" distB="0" distL="0" distR="0" wp14:anchorId="733F1D0B" wp14:editId="574A2874">
                  <wp:extent cx="676275" cy="314325"/>
                  <wp:effectExtent l="0" t="0" r="9525" b="9525"/>
                  <wp:docPr id="9" name="图片 13" descr="signature paper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ignature paper_副本"/>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76275" cy="314325"/>
                          </a:xfrm>
                          <a:prstGeom prst="rect">
                            <a:avLst/>
                          </a:prstGeom>
                          <a:noFill/>
                          <a:ln>
                            <a:noFill/>
                          </a:ln>
                        </pic:spPr>
                      </pic:pic>
                    </a:graphicData>
                  </a:graphic>
                </wp:inline>
              </w:drawing>
            </w:r>
          </w:p>
        </w:tc>
      </w:tr>
      <w:tr w:rsidR="0054331C" w:rsidRPr="00F42D7C" w14:paraId="5155893C" w14:textId="77777777" w:rsidTr="0054331C">
        <w:trPr>
          <w:trHeight w:val="264"/>
        </w:trPr>
        <w:tc>
          <w:tcPr>
            <w:tcW w:w="1843" w:type="dxa"/>
            <w:tcBorders>
              <w:top w:val="single" w:sz="4" w:space="0" w:color="auto"/>
              <w:left w:val="single" w:sz="4" w:space="0" w:color="auto"/>
              <w:bottom w:val="single" w:sz="4" w:space="0" w:color="auto"/>
              <w:right w:val="single" w:sz="4" w:space="0" w:color="auto"/>
            </w:tcBorders>
            <w:vAlign w:val="center"/>
          </w:tcPr>
          <w:p w14:paraId="5332DB6A"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Alan Shen</w:t>
            </w:r>
          </w:p>
        </w:tc>
        <w:tc>
          <w:tcPr>
            <w:tcW w:w="1577" w:type="dxa"/>
            <w:tcBorders>
              <w:top w:val="single" w:sz="4" w:space="0" w:color="auto"/>
              <w:left w:val="single" w:sz="4" w:space="0" w:color="auto"/>
              <w:bottom w:val="single" w:sz="4" w:space="0" w:color="auto"/>
              <w:right w:val="single" w:sz="4" w:space="0" w:color="auto"/>
            </w:tcBorders>
            <w:vAlign w:val="center"/>
          </w:tcPr>
          <w:p w14:paraId="611841D4"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470194809</w:t>
            </w:r>
          </w:p>
        </w:tc>
        <w:tc>
          <w:tcPr>
            <w:tcW w:w="1683" w:type="dxa"/>
            <w:tcBorders>
              <w:top w:val="single" w:sz="4" w:space="0" w:color="auto"/>
              <w:left w:val="single" w:sz="4" w:space="0" w:color="auto"/>
              <w:bottom w:val="single" w:sz="4" w:space="0" w:color="auto"/>
              <w:right w:val="single" w:sz="4" w:space="0" w:color="auto"/>
            </w:tcBorders>
            <w:vAlign w:val="center"/>
          </w:tcPr>
          <w:p w14:paraId="7AA2576D"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14:paraId="4100E2A4"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14:paraId="5A0372BC" w14:textId="77777777"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eastAsia="ko-KR"/>
              </w:rPr>
              <w:drawing>
                <wp:inline distT="0" distB="0" distL="0" distR="0" wp14:anchorId="52FED4EA" wp14:editId="153AE8A1">
                  <wp:extent cx="1104900" cy="333375"/>
                  <wp:effectExtent l="0" t="0" r="0" b="9525"/>
                  <wp:docPr id="10" name="图片 14" descr="s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ig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104900" cy="333375"/>
                          </a:xfrm>
                          <a:prstGeom prst="rect">
                            <a:avLst/>
                          </a:prstGeom>
                          <a:noFill/>
                          <a:ln>
                            <a:noFill/>
                          </a:ln>
                        </pic:spPr>
                      </pic:pic>
                    </a:graphicData>
                  </a:graphic>
                </wp:inline>
              </w:drawing>
            </w:r>
          </w:p>
        </w:tc>
      </w:tr>
      <w:tr w:rsidR="0054331C" w:rsidRPr="00F42D7C" w14:paraId="2CE44973" w14:textId="77777777" w:rsidTr="0054331C">
        <w:trPr>
          <w:trHeight w:val="264"/>
        </w:trPr>
        <w:tc>
          <w:tcPr>
            <w:tcW w:w="1843" w:type="dxa"/>
            <w:tcBorders>
              <w:top w:val="single" w:sz="4" w:space="0" w:color="auto"/>
              <w:left w:val="single" w:sz="4" w:space="0" w:color="auto"/>
              <w:bottom w:val="single" w:sz="4" w:space="0" w:color="auto"/>
              <w:right w:val="single" w:sz="4" w:space="0" w:color="auto"/>
            </w:tcBorders>
            <w:vAlign w:val="center"/>
          </w:tcPr>
          <w:p w14:paraId="597EB510"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Young Choi</w:t>
            </w:r>
          </w:p>
        </w:tc>
        <w:tc>
          <w:tcPr>
            <w:tcW w:w="1577" w:type="dxa"/>
            <w:tcBorders>
              <w:top w:val="single" w:sz="4" w:space="0" w:color="auto"/>
              <w:left w:val="single" w:sz="4" w:space="0" w:color="auto"/>
              <w:bottom w:val="single" w:sz="4" w:space="0" w:color="auto"/>
              <w:right w:val="single" w:sz="4" w:space="0" w:color="auto"/>
            </w:tcBorders>
            <w:vAlign w:val="center"/>
          </w:tcPr>
          <w:p w14:paraId="6CF500B9"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470346338</w:t>
            </w:r>
          </w:p>
        </w:tc>
        <w:tc>
          <w:tcPr>
            <w:tcW w:w="1683" w:type="dxa"/>
            <w:tcBorders>
              <w:top w:val="single" w:sz="4" w:space="0" w:color="auto"/>
              <w:left w:val="single" w:sz="4" w:space="0" w:color="auto"/>
              <w:bottom w:val="single" w:sz="4" w:space="0" w:color="auto"/>
              <w:right w:val="single" w:sz="4" w:space="0" w:color="auto"/>
            </w:tcBorders>
            <w:vAlign w:val="center"/>
          </w:tcPr>
          <w:p w14:paraId="0E29B837"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14:paraId="718CC4F5"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14:paraId="406CE6F0" w14:textId="77777777"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eastAsia="ko-KR"/>
              </w:rPr>
              <w:drawing>
                <wp:inline distT="0" distB="0" distL="0" distR="0" wp14:anchorId="0FFB373E" wp14:editId="3382F554">
                  <wp:extent cx="1143000" cy="352425"/>
                  <wp:effectExtent l="0" t="0" r="0" b="9525"/>
                  <wp:docPr id="18" name="图片 15" descr="signature yo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ignature yo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143000" cy="352425"/>
                          </a:xfrm>
                          <a:prstGeom prst="rect">
                            <a:avLst/>
                          </a:prstGeom>
                          <a:noFill/>
                          <a:ln>
                            <a:noFill/>
                          </a:ln>
                        </pic:spPr>
                      </pic:pic>
                    </a:graphicData>
                  </a:graphic>
                </wp:inline>
              </w:drawing>
            </w:r>
          </w:p>
        </w:tc>
      </w:tr>
      <w:tr w:rsidR="0054331C" w:rsidRPr="00F42D7C" w14:paraId="16A0D373" w14:textId="77777777" w:rsidTr="0054331C">
        <w:trPr>
          <w:trHeight w:val="264"/>
        </w:trPr>
        <w:tc>
          <w:tcPr>
            <w:tcW w:w="1843" w:type="dxa"/>
            <w:tcBorders>
              <w:top w:val="single" w:sz="4" w:space="0" w:color="auto"/>
              <w:left w:val="single" w:sz="4" w:space="0" w:color="auto"/>
              <w:bottom w:val="single" w:sz="4" w:space="0" w:color="auto"/>
              <w:right w:val="single" w:sz="4" w:space="0" w:color="auto"/>
            </w:tcBorders>
            <w:vAlign w:val="center"/>
          </w:tcPr>
          <w:p w14:paraId="4CE28676"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Qiushi Zhang</w:t>
            </w:r>
          </w:p>
        </w:tc>
        <w:tc>
          <w:tcPr>
            <w:tcW w:w="1577" w:type="dxa"/>
            <w:tcBorders>
              <w:top w:val="single" w:sz="4" w:space="0" w:color="auto"/>
              <w:left w:val="single" w:sz="4" w:space="0" w:color="auto"/>
              <w:bottom w:val="single" w:sz="4" w:space="0" w:color="auto"/>
              <w:right w:val="single" w:sz="4" w:space="0" w:color="auto"/>
            </w:tcBorders>
            <w:vAlign w:val="center"/>
          </w:tcPr>
          <w:p w14:paraId="294D33DC"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470119101</w:t>
            </w:r>
          </w:p>
        </w:tc>
        <w:tc>
          <w:tcPr>
            <w:tcW w:w="1683" w:type="dxa"/>
            <w:tcBorders>
              <w:top w:val="single" w:sz="4" w:space="0" w:color="auto"/>
              <w:left w:val="single" w:sz="4" w:space="0" w:color="auto"/>
              <w:bottom w:val="single" w:sz="4" w:space="0" w:color="auto"/>
              <w:right w:val="single" w:sz="4" w:space="0" w:color="auto"/>
            </w:tcBorders>
            <w:vAlign w:val="center"/>
          </w:tcPr>
          <w:p w14:paraId="11CB5458"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14:paraId="406F6A24"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14:paraId="0D47CD6F" w14:textId="77777777"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eastAsia="ko-KR"/>
              </w:rPr>
              <w:drawing>
                <wp:inline distT="0" distB="0" distL="0" distR="0" wp14:anchorId="420A6D02" wp14:editId="2504C93C">
                  <wp:extent cx="1247775" cy="333375"/>
                  <wp:effectExtent l="0" t="0" r="9525" b="9525"/>
                  <wp:docPr id="19" name="图片 5" descr="signature rach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ignature rach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247775" cy="333375"/>
                          </a:xfrm>
                          <a:prstGeom prst="rect">
                            <a:avLst/>
                          </a:prstGeom>
                          <a:noFill/>
                          <a:ln>
                            <a:noFill/>
                          </a:ln>
                        </pic:spPr>
                      </pic:pic>
                    </a:graphicData>
                  </a:graphic>
                </wp:inline>
              </w:drawing>
            </w:r>
          </w:p>
        </w:tc>
      </w:tr>
      <w:tr w:rsidR="0054331C" w:rsidRPr="00F42D7C" w14:paraId="251553D8" w14:textId="77777777" w:rsidTr="0054331C">
        <w:trPr>
          <w:trHeight w:val="647"/>
        </w:trPr>
        <w:tc>
          <w:tcPr>
            <w:tcW w:w="1843" w:type="dxa"/>
            <w:tcBorders>
              <w:top w:val="single" w:sz="4" w:space="0" w:color="auto"/>
              <w:left w:val="single" w:sz="4" w:space="0" w:color="auto"/>
              <w:bottom w:val="single" w:sz="4" w:space="0" w:color="auto"/>
              <w:right w:val="single" w:sz="4" w:space="0" w:color="auto"/>
            </w:tcBorders>
            <w:vAlign w:val="center"/>
          </w:tcPr>
          <w:p w14:paraId="32DC9821" w14:textId="77777777" w:rsidR="0054331C" w:rsidRPr="00F42D7C" w:rsidRDefault="0054331C" w:rsidP="0054331C">
            <w:pPr>
              <w:widowControl/>
              <w:spacing w:line="203" w:lineRule="exact"/>
              <w:ind w:leftChars="158" w:left="332"/>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lastRenderedPageBreak/>
              <w:t>Girishkumar</w:t>
            </w:r>
            <w:r w:rsidR="000B7785" w:rsidRPr="00F42D7C">
              <w:rPr>
                <w:rFonts w:ascii="Times New Roman" w:eastAsia="Arial" w:hAnsi="Times New Roman" w:cs="Times New Roman"/>
                <w:kern w:val="0"/>
                <w:sz w:val="22"/>
                <w:szCs w:val="20"/>
                <w:lang w:eastAsia="en-US"/>
              </w:rPr>
              <w:t xml:space="preserve"> </w:t>
            </w:r>
            <w:r w:rsidRPr="00F42D7C">
              <w:rPr>
                <w:rFonts w:ascii="Times New Roman" w:eastAsia="Arial" w:hAnsi="Times New Roman" w:cs="Times New Roman"/>
                <w:kern w:val="0"/>
                <w:sz w:val="22"/>
                <w:szCs w:val="20"/>
                <w:lang w:eastAsia="en-US"/>
              </w:rPr>
              <w:t>Dhotarkar</w:t>
            </w:r>
          </w:p>
        </w:tc>
        <w:tc>
          <w:tcPr>
            <w:tcW w:w="1577" w:type="dxa"/>
            <w:tcBorders>
              <w:top w:val="single" w:sz="4" w:space="0" w:color="auto"/>
              <w:left w:val="single" w:sz="4" w:space="0" w:color="auto"/>
              <w:bottom w:val="single" w:sz="4" w:space="0" w:color="auto"/>
              <w:right w:val="single" w:sz="4" w:space="0" w:color="auto"/>
            </w:tcBorders>
            <w:vAlign w:val="center"/>
          </w:tcPr>
          <w:p w14:paraId="53C4EA0D" w14:textId="77777777"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470351620</w:t>
            </w:r>
          </w:p>
        </w:tc>
        <w:tc>
          <w:tcPr>
            <w:tcW w:w="1683" w:type="dxa"/>
            <w:tcBorders>
              <w:top w:val="single" w:sz="4" w:space="0" w:color="auto"/>
              <w:left w:val="single" w:sz="4" w:space="0" w:color="auto"/>
              <w:bottom w:val="single" w:sz="4" w:space="0" w:color="auto"/>
              <w:right w:val="single" w:sz="4" w:space="0" w:color="auto"/>
            </w:tcBorders>
            <w:vAlign w:val="center"/>
          </w:tcPr>
          <w:p w14:paraId="4453DA2D"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14:paraId="5FE5C7F0" w14:textId="77777777"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14:paraId="0D3428FE" w14:textId="77777777"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eastAsia="ko-KR"/>
              </w:rPr>
              <w:drawing>
                <wp:inline distT="0" distB="0" distL="0" distR="0" wp14:anchorId="43A8BEAA" wp14:editId="3BA75E9E">
                  <wp:extent cx="1245779" cy="313037"/>
                  <wp:effectExtent l="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410415" cy="354407"/>
                          </a:xfrm>
                          <a:prstGeom prst="rect">
                            <a:avLst/>
                          </a:prstGeom>
                          <a:noFill/>
                          <a:ln>
                            <a:noFill/>
                          </a:ln>
                        </pic:spPr>
                      </pic:pic>
                    </a:graphicData>
                  </a:graphic>
                </wp:inline>
              </w:drawing>
            </w:r>
          </w:p>
        </w:tc>
      </w:tr>
    </w:tbl>
    <w:p w14:paraId="3E3E4875" w14:textId="77777777" w:rsidR="000107CB" w:rsidRPr="00F42D7C" w:rsidRDefault="000107CB" w:rsidP="00C67ACC">
      <w:pPr>
        <w:spacing w:line="360" w:lineRule="exact"/>
        <w:rPr>
          <w:rFonts w:ascii="Times New Roman" w:hAnsi="Times New Roman" w:cs="Times New Roman"/>
          <w:sz w:val="28"/>
          <w:szCs w:val="28"/>
        </w:rPr>
      </w:pPr>
    </w:p>
    <w:p w14:paraId="766E72D0" w14:textId="77777777" w:rsidR="00C276CC" w:rsidRPr="00F42D7C" w:rsidRDefault="0054331C" w:rsidP="00D869BA">
      <w:pPr>
        <w:pStyle w:val="Heading1"/>
        <w:numPr>
          <w:ilvl w:val="0"/>
          <w:numId w:val="23"/>
        </w:numPr>
        <w:spacing w:before="120" w:afterLines="50" w:after="156"/>
        <w:ind w:left="357" w:hanging="357"/>
        <w:rPr>
          <w:rFonts w:ascii="Times New Roman" w:hAnsi="Times New Roman" w:cs="Times New Roman"/>
          <w:sz w:val="32"/>
          <w:szCs w:val="32"/>
        </w:rPr>
      </w:pPr>
      <w:bookmarkStart w:id="63" w:name="_Toc497261719"/>
      <w:r w:rsidRPr="00F42D7C">
        <w:rPr>
          <w:rFonts w:ascii="Times New Roman" w:hAnsi="Times New Roman" w:cs="Times New Roman"/>
          <w:sz w:val="32"/>
          <w:szCs w:val="32"/>
        </w:rPr>
        <w:t>Data Set</w:t>
      </w:r>
      <w:bookmarkEnd w:id="63"/>
    </w:p>
    <w:p w14:paraId="06378C41" w14:textId="77777777" w:rsidR="0054331C" w:rsidRPr="00F42D7C" w:rsidRDefault="00AE4C8F" w:rsidP="00300769">
      <w:pPr>
        <w:spacing w:line="360" w:lineRule="exact"/>
        <w:rPr>
          <w:rFonts w:ascii="Times New Roman" w:hAnsi="Times New Roman" w:cs="Times New Roman"/>
          <w:sz w:val="24"/>
        </w:rPr>
      </w:pPr>
      <w:bookmarkStart w:id="64" w:name="_Toc493955586"/>
      <w:r w:rsidRPr="00F42D7C">
        <w:rPr>
          <w:rFonts w:ascii="Times New Roman" w:hAnsi="Times New Roman" w:cs="Times New Roman"/>
          <w:sz w:val="24"/>
        </w:rPr>
        <w:t xml:space="preserve">The dataset we chose for this project is </w:t>
      </w:r>
      <w:r w:rsidR="0054331C" w:rsidRPr="00F42D7C">
        <w:rPr>
          <w:rFonts w:ascii="Times New Roman" w:hAnsi="Times New Roman" w:cs="Times New Roman"/>
          <w:b/>
          <w:sz w:val="24"/>
        </w:rPr>
        <w:t>Flight (delay) data set</w:t>
      </w:r>
      <w:r w:rsidR="00B56AC8">
        <w:rPr>
          <w:rFonts w:ascii="Times New Roman" w:hAnsi="Times New Roman" w:cs="Times New Roman"/>
          <w:b/>
          <w:sz w:val="24"/>
        </w:rPr>
        <w:t xml:space="preserve"> </w:t>
      </w:r>
      <w:r w:rsidR="0054331C" w:rsidRPr="00F42D7C">
        <w:rPr>
          <w:rFonts w:ascii="Times New Roman" w:hAnsi="Times New Roman" w:cs="Times New Roman"/>
          <w:sz w:val="24"/>
        </w:rPr>
        <w:t xml:space="preserve">available on </w:t>
      </w:r>
      <w:hyperlink r:id="rId17" w:history="1">
        <w:r w:rsidR="0054331C" w:rsidRPr="00F42D7C">
          <w:rPr>
            <w:rStyle w:val="Hyperlink"/>
            <w:rFonts w:ascii="Times New Roman" w:eastAsia="Times New Roman" w:hAnsi="Times New Roman" w:cs="Times New Roman"/>
            <w:b/>
            <w:i/>
            <w:iCs/>
            <w:kern w:val="0"/>
            <w:sz w:val="24"/>
          </w:rPr>
          <w:t>http://stat-computing.org/dataexpo/2009/</w:t>
        </w:r>
      </w:hyperlink>
      <w:r w:rsidR="0054331C" w:rsidRPr="00F42D7C">
        <w:rPr>
          <w:rFonts w:ascii="Times New Roman" w:hAnsi="Times New Roman" w:cs="Times New Roman"/>
          <w:sz w:val="24"/>
        </w:rPr>
        <w:t xml:space="preserve">. The dataset contains largely US domestic flight network and performance details consisting of approximately 120 million flight arrival and departure information, metrics, and statistics ranging from the years 1987 till 2008. Furthermore, the dataset also contains airline/carrier, airport, and aircraft </w:t>
      </w:r>
      <w:r w:rsidR="00B56AC8" w:rsidRPr="00F42D7C">
        <w:rPr>
          <w:rFonts w:ascii="Times New Roman" w:hAnsi="Times New Roman" w:cs="Times New Roman"/>
          <w:sz w:val="24"/>
        </w:rPr>
        <w:t>information that</w:t>
      </w:r>
      <w:r w:rsidR="0054331C" w:rsidRPr="00F42D7C">
        <w:rPr>
          <w:rFonts w:ascii="Times New Roman" w:hAnsi="Times New Roman" w:cs="Times New Roman"/>
          <w:sz w:val="24"/>
        </w:rPr>
        <w:t xml:space="preserve"> may provide useful insights.</w:t>
      </w:r>
    </w:p>
    <w:p w14:paraId="1C0C424D" w14:textId="77777777" w:rsidR="0054331C" w:rsidRPr="00F42D7C" w:rsidRDefault="0054331C" w:rsidP="00300769">
      <w:pPr>
        <w:spacing w:line="360" w:lineRule="exact"/>
        <w:rPr>
          <w:rFonts w:ascii="Times New Roman" w:hAnsi="Times New Roman" w:cs="Times New Roman"/>
          <w:sz w:val="24"/>
        </w:rPr>
      </w:pPr>
    </w:p>
    <w:p w14:paraId="1D584FA7" w14:textId="77777777" w:rsidR="0054331C" w:rsidRPr="00F42D7C" w:rsidRDefault="00AE4C8F" w:rsidP="00300769">
      <w:pPr>
        <w:spacing w:line="360" w:lineRule="exact"/>
        <w:rPr>
          <w:rFonts w:ascii="Times New Roman" w:hAnsi="Times New Roman" w:cs="Times New Roman"/>
          <w:sz w:val="24"/>
        </w:rPr>
      </w:pPr>
      <w:r w:rsidRPr="00F42D7C">
        <w:rPr>
          <w:rFonts w:ascii="Times New Roman" w:hAnsi="Times New Roman" w:cs="Times New Roman"/>
          <w:sz w:val="24"/>
        </w:rPr>
        <w:t>T</w:t>
      </w:r>
      <w:r w:rsidR="0054331C" w:rsidRPr="00F42D7C">
        <w:rPr>
          <w:rFonts w:ascii="Times New Roman" w:hAnsi="Times New Roman" w:cs="Times New Roman"/>
          <w:sz w:val="24"/>
        </w:rPr>
        <w:t xml:space="preserve">he project team </w:t>
      </w:r>
      <w:r w:rsidRPr="00F42D7C">
        <w:rPr>
          <w:rFonts w:ascii="Times New Roman" w:hAnsi="Times New Roman" w:cs="Times New Roman"/>
          <w:sz w:val="24"/>
        </w:rPr>
        <w:t xml:space="preserve">applied </w:t>
      </w:r>
      <w:r w:rsidR="0054331C" w:rsidRPr="00F42D7C">
        <w:rPr>
          <w:rFonts w:ascii="Times New Roman" w:hAnsi="Times New Roman" w:cs="Times New Roman"/>
          <w:sz w:val="24"/>
        </w:rPr>
        <w:t xml:space="preserve">the complete </w:t>
      </w:r>
      <w:r w:rsidR="00054E47" w:rsidRPr="00F42D7C">
        <w:rPr>
          <w:rFonts w:ascii="Times New Roman" w:hAnsi="Times New Roman" w:cs="Times New Roman"/>
          <w:sz w:val="24"/>
        </w:rPr>
        <w:t>dataset (</w:t>
      </w:r>
      <w:r w:rsidR="0054331C" w:rsidRPr="00F42D7C">
        <w:rPr>
          <w:rFonts w:ascii="Times New Roman" w:hAnsi="Times New Roman" w:cs="Times New Roman"/>
          <w:sz w:val="24"/>
        </w:rPr>
        <w:t xml:space="preserve">21 years approx.) for visualisation and analysis in order to present a complete and coherent summary of the US flight network and delay profiles. The following table outlines the structure and content of the dataset in detail. </w:t>
      </w:r>
    </w:p>
    <w:p w14:paraId="5FF47EAD" w14:textId="77777777" w:rsidR="0054331C" w:rsidRPr="00F42D7C" w:rsidRDefault="0054331C" w:rsidP="00D869BA">
      <w:pPr>
        <w:spacing w:afterLines="20" w:after="62" w:line="360" w:lineRule="exact"/>
        <w:jc w:val="center"/>
        <w:rPr>
          <w:rFonts w:ascii="Times New Roman" w:eastAsia="SimHei" w:hAnsi="Times New Roman" w:cs="Times New Roman"/>
          <w:b/>
          <w:color w:val="595959" w:themeColor="text1" w:themeTint="A6"/>
          <w:szCs w:val="21"/>
        </w:rPr>
      </w:pPr>
      <w:r w:rsidRPr="00F42D7C">
        <w:rPr>
          <w:rFonts w:ascii="Times New Roman" w:eastAsia="SimHei" w:hAnsi="Times New Roman" w:cs="Times New Roman"/>
          <w:b/>
          <w:color w:val="595959" w:themeColor="text1" w:themeTint="A6"/>
          <w:szCs w:val="21"/>
        </w:rPr>
        <w:t>Table 1.1.1</w:t>
      </w:r>
      <w:r w:rsidR="00B56AC8" w:rsidRPr="00F42D7C">
        <w:rPr>
          <w:rFonts w:ascii="Times New Roman" w:eastAsia="SimHei" w:hAnsi="Times New Roman" w:cs="Times New Roman"/>
          <w:b/>
          <w:color w:val="595959" w:themeColor="text1" w:themeTint="A6"/>
          <w:szCs w:val="21"/>
        </w:rPr>
        <w:t>: Base</w:t>
      </w:r>
      <w:r w:rsidRPr="00F42D7C">
        <w:rPr>
          <w:rFonts w:ascii="Times New Roman" w:eastAsia="SimHei" w:hAnsi="Times New Roman" w:cs="Times New Roman"/>
          <w:b/>
          <w:color w:val="595959" w:themeColor="text1" w:themeTint="A6"/>
          <w:szCs w:val="21"/>
        </w:rPr>
        <w:t xml:space="preserve"> data (ONTIME)</w:t>
      </w:r>
    </w:p>
    <w:tbl>
      <w:tblPr>
        <w:tblW w:w="8375"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1"/>
        <w:gridCol w:w="5954"/>
      </w:tblGrid>
      <w:tr w:rsidR="0054331C" w:rsidRPr="00F42D7C" w14:paraId="607894C5" w14:textId="77777777" w:rsidTr="00AE4C8F">
        <w:trPr>
          <w:trHeight w:val="397"/>
        </w:trPr>
        <w:tc>
          <w:tcPr>
            <w:tcW w:w="2421" w:type="dxa"/>
            <w:shd w:val="clear" w:color="auto" w:fill="EDEDED" w:themeFill="accent3" w:themeFillTint="33"/>
            <w:vAlign w:val="center"/>
            <w:hideMark/>
          </w:tcPr>
          <w:p w14:paraId="41AC97DA" w14:textId="77777777" w:rsidR="0054331C" w:rsidRPr="00F42D7C" w:rsidRDefault="0054331C" w:rsidP="0054331C">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Name</w:t>
            </w:r>
          </w:p>
        </w:tc>
        <w:tc>
          <w:tcPr>
            <w:tcW w:w="5954" w:type="dxa"/>
            <w:shd w:val="clear" w:color="auto" w:fill="EDEDED" w:themeFill="accent3" w:themeFillTint="33"/>
            <w:vAlign w:val="center"/>
            <w:hideMark/>
          </w:tcPr>
          <w:p w14:paraId="154A5A58" w14:textId="77777777" w:rsidR="0054331C" w:rsidRPr="00F42D7C" w:rsidRDefault="0054331C" w:rsidP="0054331C">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Description</w:t>
            </w:r>
          </w:p>
        </w:tc>
      </w:tr>
      <w:tr w:rsidR="0054331C" w:rsidRPr="00F42D7C" w14:paraId="54906500" w14:textId="77777777" w:rsidTr="00AE4C8F">
        <w:trPr>
          <w:trHeight w:val="397"/>
        </w:trPr>
        <w:tc>
          <w:tcPr>
            <w:tcW w:w="2421" w:type="dxa"/>
            <w:shd w:val="clear" w:color="auto" w:fill="auto"/>
            <w:vAlign w:val="center"/>
            <w:hideMark/>
          </w:tcPr>
          <w:p w14:paraId="0CF02941"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Year</w:t>
            </w:r>
          </w:p>
        </w:tc>
        <w:tc>
          <w:tcPr>
            <w:tcW w:w="5954" w:type="dxa"/>
            <w:shd w:val="clear" w:color="auto" w:fill="auto"/>
            <w:vAlign w:val="center"/>
            <w:hideMark/>
          </w:tcPr>
          <w:p w14:paraId="746B545D"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1987-2008</w:t>
            </w:r>
          </w:p>
        </w:tc>
      </w:tr>
      <w:tr w:rsidR="0054331C" w:rsidRPr="00F42D7C" w14:paraId="27CBE8E1" w14:textId="77777777" w:rsidTr="00AE4C8F">
        <w:trPr>
          <w:trHeight w:val="397"/>
        </w:trPr>
        <w:tc>
          <w:tcPr>
            <w:tcW w:w="2421" w:type="dxa"/>
            <w:shd w:val="clear" w:color="auto" w:fill="auto"/>
            <w:vAlign w:val="center"/>
            <w:hideMark/>
          </w:tcPr>
          <w:p w14:paraId="427F9C86"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Month</w:t>
            </w:r>
          </w:p>
        </w:tc>
        <w:tc>
          <w:tcPr>
            <w:tcW w:w="5954" w:type="dxa"/>
            <w:shd w:val="clear" w:color="auto" w:fill="auto"/>
            <w:vAlign w:val="center"/>
            <w:hideMark/>
          </w:tcPr>
          <w:p w14:paraId="34A48D42"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Number</w:t>
            </w:r>
          </w:p>
        </w:tc>
      </w:tr>
      <w:tr w:rsidR="0054331C" w:rsidRPr="00F42D7C" w14:paraId="4ACD0FF8" w14:textId="77777777" w:rsidTr="00AE4C8F">
        <w:trPr>
          <w:trHeight w:val="397"/>
        </w:trPr>
        <w:tc>
          <w:tcPr>
            <w:tcW w:w="2421" w:type="dxa"/>
            <w:shd w:val="clear" w:color="auto" w:fill="auto"/>
            <w:vAlign w:val="center"/>
            <w:hideMark/>
          </w:tcPr>
          <w:p w14:paraId="54B1D9A7"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DayofMonth</w:t>
            </w:r>
          </w:p>
        </w:tc>
        <w:tc>
          <w:tcPr>
            <w:tcW w:w="5954" w:type="dxa"/>
            <w:shd w:val="clear" w:color="auto" w:fill="auto"/>
            <w:vAlign w:val="center"/>
            <w:hideMark/>
          </w:tcPr>
          <w:p w14:paraId="45F7B44F"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Day</w:t>
            </w:r>
          </w:p>
        </w:tc>
      </w:tr>
      <w:tr w:rsidR="0054331C" w:rsidRPr="00F42D7C" w14:paraId="20C955EE" w14:textId="77777777" w:rsidTr="00AE4C8F">
        <w:trPr>
          <w:trHeight w:val="397"/>
        </w:trPr>
        <w:tc>
          <w:tcPr>
            <w:tcW w:w="2421" w:type="dxa"/>
            <w:shd w:val="clear" w:color="auto" w:fill="auto"/>
            <w:vAlign w:val="center"/>
            <w:hideMark/>
          </w:tcPr>
          <w:p w14:paraId="37EA6BB2"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DayOfWeek</w:t>
            </w:r>
          </w:p>
        </w:tc>
        <w:tc>
          <w:tcPr>
            <w:tcW w:w="5954" w:type="dxa"/>
            <w:shd w:val="clear" w:color="auto" w:fill="auto"/>
            <w:vAlign w:val="center"/>
            <w:hideMark/>
          </w:tcPr>
          <w:p w14:paraId="373253E5"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1 (Monday) - 7 (Sunday)</w:t>
            </w:r>
          </w:p>
        </w:tc>
      </w:tr>
      <w:tr w:rsidR="0054331C" w:rsidRPr="00F42D7C" w14:paraId="6A4A604C" w14:textId="77777777" w:rsidTr="00AE4C8F">
        <w:trPr>
          <w:trHeight w:val="397"/>
        </w:trPr>
        <w:tc>
          <w:tcPr>
            <w:tcW w:w="2421" w:type="dxa"/>
            <w:shd w:val="clear" w:color="auto" w:fill="auto"/>
            <w:vAlign w:val="center"/>
            <w:hideMark/>
          </w:tcPr>
          <w:p w14:paraId="66F247DA"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DepTime</w:t>
            </w:r>
          </w:p>
        </w:tc>
        <w:tc>
          <w:tcPr>
            <w:tcW w:w="5954" w:type="dxa"/>
            <w:shd w:val="clear" w:color="auto" w:fill="auto"/>
            <w:vAlign w:val="center"/>
            <w:hideMark/>
          </w:tcPr>
          <w:p w14:paraId="77BB5F77"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actual departure time (local, hhmm)</w:t>
            </w:r>
          </w:p>
        </w:tc>
      </w:tr>
      <w:tr w:rsidR="0054331C" w:rsidRPr="00F42D7C" w14:paraId="7081930E" w14:textId="77777777" w:rsidTr="00AE4C8F">
        <w:trPr>
          <w:trHeight w:val="397"/>
        </w:trPr>
        <w:tc>
          <w:tcPr>
            <w:tcW w:w="2421" w:type="dxa"/>
            <w:shd w:val="clear" w:color="auto" w:fill="auto"/>
            <w:vAlign w:val="center"/>
            <w:hideMark/>
          </w:tcPr>
          <w:p w14:paraId="425D3E6B"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CRSDepTime</w:t>
            </w:r>
          </w:p>
        </w:tc>
        <w:tc>
          <w:tcPr>
            <w:tcW w:w="5954" w:type="dxa"/>
            <w:shd w:val="clear" w:color="auto" w:fill="auto"/>
            <w:vAlign w:val="center"/>
            <w:hideMark/>
          </w:tcPr>
          <w:p w14:paraId="0E305D8D"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scheduled departure time (local, hhmm)</w:t>
            </w:r>
          </w:p>
        </w:tc>
      </w:tr>
      <w:tr w:rsidR="0054331C" w:rsidRPr="00F42D7C" w14:paraId="561DAB4D" w14:textId="77777777" w:rsidTr="00AE4C8F">
        <w:trPr>
          <w:trHeight w:val="397"/>
        </w:trPr>
        <w:tc>
          <w:tcPr>
            <w:tcW w:w="2421" w:type="dxa"/>
            <w:shd w:val="clear" w:color="auto" w:fill="auto"/>
            <w:vAlign w:val="center"/>
            <w:hideMark/>
          </w:tcPr>
          <w:p w14:paraId="35F38010"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ArrTime</w:t>
            </w:r>
          </w:p>
        </w:tc>
        <w:tc>
          <w:tcPr>
            <w:tcW w:w="5954" w:type="dxa"/>
            <w:shd w:val="clear" w:color="auto" w:fill="auto"/>
            <w:vAlign w:val="center"/>
            <w:hideMark/>
          </w:tcPr>
          <w:p w14:paraId="5984C8F1"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actual arrival time (local, hhmm)</w:t>
            </w:r>
          </w:p>
        </w:tc>
      </w:tr>
      <w:tr w:rsidR="0054331C" w:rsidRPr="00F42D7C" w14:paraId="451948CB" w14:textId="77777777" w:rsidTr="00AE4C8F">
        <w:trPr>
          <w:trHeight w:val="397"/>
        </w:trPr>
        <w:tc>
          <w:tcPr>
            <w:tcW w:w="2421" w:type="dxa"/>
            <w:shd w:val="clear" w:color="auto" w:fill="auto"/>
            <w:vAlign w:val="center"/>
            <w:hideMark/>
          </w:tcPr>
          <w:p w14:paraId="4B419C70"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CRSArrTime</w:t>
            </w:r>
          </w:p>
        </w:tc>
        <w:tc>
          <w:tcPr>
            <w:tcW w:w="5954" w:type="dxa"/>
            <w:shd w:val="clear" w:color="auto" w:fill="auto"/>
            <w:vAlign w:val="center"/>
            <w:hideMark/>
          </w:tcPr>
          <w:p w14:paraId="2F1B4B02"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scheduled arrival time (local, hhmm)</w:t>
            </w:r>
          </w:p>
        </w:tc>
      </w:tr>
      <w:tr w:rsidR="0054331C" w:rsidRPr="00F42D7C" w14:paraId="171031A6" w14:textId="77777777" w:rsidTr="00AE4C8F">
        <w:trPr>
          <w:trHeight w:val="397"/>
        </w:trPr>
        <w:tc>
          <w:tcPr>
            <w:tcW w:w="2421" w:type="dxa"/>
            <w:shd w:val="clear" w:color="auto" w:fill="auto"/>
            <w:vAlign w:val="center"/>
            <w:hideMark/>
          </w:tcPr>
          <w:p w14:paraId="760A6F01"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UniqueCarrier</w:t>
            </w:r>
          </w:p>
        </w:tc>
        <w:tc>
          <w:tcPr>
            <w:tcW w:w="5954" w:type="dxa"/>
            <w:shd w:val="clear" w:color="auto" w:fill="auto"/>
            <w:vAlign w:val="center"/>
            <w:hideMark/>
          </w:tcPr>
          <w:p w14:paraId="095182B6" w14:textId="77777777" w:rsidR="0054331C" w:rsidRPr="00F42D7C" w:rsidRDefault="000E51F7" w:rsidP="0054331C">
            <w:pPr>
              <w:jc w:val="left"/>
              <w:rPr>
                <w:rFonts w:ascii="Times New Roman" w:hAnsi="Times New Roman" w:cs="Times New Roman"/>
                <w:color w:val="000000"/>
                <w:sz w:val="24"/>
              </w:rPr>
            </w:pPr>
            <w:hyperlink r:id="rId18" w:history="1">
              <w:r w:rsidR="0054331C" w:rsidRPr="00F42D7C">
                <w:rPr>
                  <w:rStyle w:val="Hyperlink"/>
                  <w:rFonts w:ascii="Times New Roman" w:hAnsi="Times New Roman" w:cs="Times New Roman"/>
                  <w:color w:val="000000"/>
                  <w:sz w:val="24"/>
                </w:rPr>
                <w:t>unique carrier code</w:t>
              </w:r>
            </w:hyperlink>
          </w:p>
        </w:tc>
      </w:tr>
      <w:tr w:rsidR="0054331C" w:rsidRPr="00F42D7C" w14:paraId="4254D84C" w14:textId="77777777" w:rsidTr="00AE4C8F">
        <w:trPr>
          <w:trHeight w:val="397"/>
        </w:trPr>
        <w:tc>
          <w:tcPr>
            <w:tcW w:w="2421" w:type="dxa"/>
            <w:shd w:val="clear" w:color="auto" w:fill="auto"/>
            <w:vAlign w:val="center"/>
            <w:hideMark/>
          </w:tcPr>
          <w:p w14:paraId="634D6340"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FlightNum</w:t>
            </w:r>
          </w:p>
        </w:tc>
        <w:tc>
          <w:tcPr>
            <w:tcW w:w="5954" w:type="dxa"/>
            <w:shd w:val="clear" w:color="auto" w:fill="auto"/>
            <w:vAlign w:val="center"/>
            <w:hideMark/>
          </w:tcPr>
          <w:p w14:paraId="2AE58610"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flight number</w:t>
            </w:r>
          </w:p>
        </w:tc>
      </w:tr>
      <w:tr w:rsidR="0054331C" w:rsidRPr="00F42D7C" w14:paraId="04300E14" w14:textId="77777777" w:rsidTr="00AE4C8F">
        <w:trPr>
          <w:trHeight w:val="397"/>
        </w:trPr>
        <w:tc>
          <w:tcPr>
            <w:tcW w:w="2421" w:type="dxa"/>
            <w:shd w:val="clear" w:color="auto" w:fill="auto"/>
            <w:vAlign w:val="center"/>
            <w:hideMark/>
          </w:tcPr>
          <w:p w14:paraId="4BFAB633"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TailNum</w:t>
            </w:r>
          </w:p>
        </w:tc>
        <w:tc>
          <w:tcPr>
            <w:tcW w:w="5954" w:type="dxa"/>
            <w:shd w:val="clear" w:color="auto" w:fill="auto"/>
            <w:vAlign w:val="center"/>
            <w:hideMark/>
          </w:tcPr>
          <w:p w14:paraId="6C2C8D27"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plane tail number</w:t>
            </w:r>
          </w:p>
        </w:tc>
      </w:tr>
      <w:tr w:rsidR="0054331C" w:rsidRPr="00F42D7C" w14:paraId="1B256B6D" w14:textId="77777777" w:rsidTr="00AE4C8F">
        <w:trPr>
          <w:trHeight w:val="397"/>
        </w:trPr>
        <w:tc>
          <w:tcPr>
            <w:tcW w:w="2421" w:type="dxa"/>
            <w:shd w:val="clear" w:color="auto" w:fill="auto"/>
            <w:vAlign w:val="center"/>
            <w:hideMark/>
          </w:tcPr>
          <w:p w14:paraId="4298C0F3"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ActualElapsedTime</w:t>
            </w:r>
          </w:p>
        </w:tc>
        <w:tc>
          <w:tcPr>
            <w:tcW w:w="5954" w:type="dxa"/>
            <w:shd w:val="clear" w:color="auto" w:fill="auto"/>
            <w:vAlign w:val="center"/>
            <w:hideMark/>
          </w:tcPr>
          <w:p w14:paraId="792F0024"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14:paraId="6C189086" w14:textId="77777777" w:rsidTr="00AE4C8F">
        <w:trPr>
          <w:trHeight w:val="397"/>
        </w:trPr>
        <w:tc>
          <w:tcPr>
            <w:tcW w:w="2421" w:type="dxa"/>
            <w:shd w:val="clear" w:color="auto" w:fill="auto"/>
            <w:vAlign w:val="center"/>
            <w:hideMark/>
          </w:tcPr>
          <w:p w14:paraId="0597024D"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CRSElapsedTime</w:t>
            </w:r>
          </w:p>
        </w:tc>
        <w:tc>
          <w:tcPr>
            <w:tcW w:w="5954" w:type="dxa"/>
            <w:shd w:val="clear" w:color="auto" w:fill="auto"/>
            <w:vAlign w:val="center"/>
            <w:hideMark/>
          </w:tcPr>
          <w:p w14:paraId="0D400550"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14:paraId="683DFB97" w14:textId="77777777" w:rsidTr="00AE4C8F">
        <w:trPr>
          <w:trHeight w:val="397"/>
        </w:trPr>
        <w:tc>
          <w:tcPr>
            <w:tcW w:w="2421" w:type="dxa"/>
            <w:shd w:val="clear" w:color="auto" w:fill="auto"/>
            <w:vAlign w:val="center"/>
            <w:hideMark/>
          </w:tcPr>
          <w:p w14:paraId="056D42F2"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AirTime</w:t>
            </w:r>
          </w:p>
        </w:tc>
        <w:tc>
          <w:tcPr>
            <w:tcW w:w="5954" w:type="dxa"/>
            <w:shd w:val="clear" w:color="auto" w:fill="auto"/>
            <w:vAlign w:val="center"/>
            <w:hideMark/>
          </w:tcPr>
          <w:p w14:paraId="4BADDE82" w14:textId="77777777"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14:paraId="1DA19C5B" w14:textId="77777777" w:rsidTr="00AE4C8F">
        <w:trPr>
          <w:trHeight w:val="397"/>
        </w:trPr>
        <w:tc>
          <w:tcPr>
            <w:tcW w:w="2421" w:type="dxa"/>
            <w:shd w:val="clear" w:color="auto" w:fill="auto"/>
            <w:vAlign w:val="center"/>
            <w:hideMark/>
          </w:tcPr>
          <w:p w14:paraId="2CE9ABF2"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ArrDelay</w:t>
            </w:r>
          </w:p>
        </w:tc>
        <w:tc>
          <w:tcPr>
            <w:tcW w:w="5954" w:type="dxa"/>
            <w:shd w:val="clear" w:color="auto" w:fill="auto"/>
            <w:vAlign w:val="center"/>
            <w:hideMark/>
          </w:tcPr>
          <w:p w14:paraId="1B761F75"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arrival delay, in minutes</w:t>
            </w:r>
          </w:p>
        </w:tc>
      </w:tr>
      <w:tr w:rsidR="0054331C" w:rsidRPr="00F42D7C" w14:paraId="0F449DFD" w14:textId="77777777" w:rsidTr="00AE4C8F">
        <w:trPr>
          <w:trHeight w:val="397"/>
        </w:trPr>
        <w:tc>
          <w:tcPr>
            <w:tcW w:w="2421" w:type="dxa"/>
            <w:shd w:val="clear" w:color="auto" w:fill="auto"/>
            <w:vAlign w:val="center"/>
            <w:hideMark/>
          </w:tcPr>
          <w:p w14:paraId="5BF80229"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DepDelay</w:t>
            </w:r>
          </w:p>
        </w:tc>
        <w:tc>
          <w:tcPr>
            <w:tcW w:w="5954" w:type="dxa"/>
            <w:shd w:val="clear" w:color="auto" w:fill="auto"/>
            <w:vAlign w:val="center"/>
            <w:hideMark/>
          </w:tcPr>
          <w:p w14:paraId="5477B416"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departure delay, in minutes</w:t>
            </w:r>
          </w:p>
        </w:tc>
      </w:tr>
      <w:tr w:rsidR="0054331C" w:rsidRPr="00F42D7C" w14:paraId="3BF19B4E" w14:textId="77777777" w:rsidTr="00AE4C8F">
        <w:trPr>
          <w:trHeight w:val="397"/>
        </w:trPr>
        <w:tc>
          <w:tcPr>
            <w:tcW w:w="2421" w:type="dxa"/>
            <w:shd w:val="clear" w:color="auto" w:fill="auto"/>
            <w:vAlign w:val="center"/>
            <w:hideMark/>
          </w:tcPr>
          <w:p w14:paraId="566DBF43"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lastRenderedPageBreak/>
              <w:t>Origin</w:t>
            </w:r>
          </w:p>
        </w:tc>
        <w:tc>
          <w:tcPr>
            <w:tcW w:w="5954" w:type="dxa"/>
            <w:shd w:val="clear" w:color="auto" w:fill="auto"/>
            <w:vAlign w:val="center"/>
            <w:hideMark/>
          </w:tcPr>
          <w:p w14:paraId="4B4F4AB3" w14:textId="77777777" w:rsidR="0054331C" w:rsidRPr="00F42D7C" w:rsidRDefault="000E51F7" w:rsidP="0054331C">
            <w:pPr>
              <w:rPr>
                <w:rFonts w:ascii="Times New Roman" w:hAnsi="Times New Roman" w:cs="Times New Roman"/>
                <w:color w:val="000000"/>
                <w:sz w:val="24"/>
              </w:rPr>
            </w:pPr>
            <w:hyperlink r:id="rId19" w:history="1">
              <w:r w:rsidR="0054331C" w:rsidRPr="00F42D7C">
                <w:rPr>
                  <w:rStyle w:val="Hyperlink"/>
                  <w:rFonts w:ascii="Times New Roman" w:hAnsi="Times New Roman" w:cs="Times New Roman"/>
                  <w:color w:val="000000"/>
                  <w:sz w:val="24"/>
                </w:rPr>
                <w:t>origin IATA airport code</w:t>
              </w:r>
            </w:hyperlink>
          </w:p>
        </w:tc>
      </w:tr>
      <w:tr w:rsidR="0054331C" w:rsidRPr="00F42D7C" w14:paraId="05F87799" w14:textId="77777777" w:rsidTr="00AE4C8F">
        <w:trPr>
          <w:trHeight w:val="397"/>
        </w:trPr>
        <w:tc>
          <w:tcPr>
            <w:tcW w:w="2421" w:type="dxa"/>
            <w:shd w:val="clear" w:color="auto" w:fill="auto"/>
            <w:vAlign w:val="center"/>
            <w:hideMark/>
          </w:tcPr>
          <w:p w14:paraId="3EDFD6DA"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Dest</w:t>
            </w:r>
          </w:p>
        </w:tc>
        <w:tc>
          <w:tcPr>
            <w:tcW w:w="5954" w:type="dxa"/>
            <w:shd w:val="clear" w:color="auto" w:fill="auto"/>
            <w:vAlign w:val="center"/>
            <w:hideMark/>
          </w:tcPr>
          <w:p w14:paraId="2C424908" w14:textId="77777777" w:rsidR="0054331C" w:rsidRPr="00F42D7C" w:rsidRDefault="000E51F7" w:rsidP="0054331C">
            <w:pPr>
              <w:rPr>
                <w:rFonts w:ascii="Times New Roman" w:hAnsi="Times New Roman" w:cs="Times New Roman"/>
                <w:color w:val="000000"/>
                <w:sz w:val="24"/>
              </w:rPr>
            </w:pPr>
            <w:hyperlink r:id="rId20" w:history="1">
              <w:r w:rsidR="0054331C" w:rsidRPr="00F42D7C">
                <w:rPr>
                  <w:rStyle w:val="Hyperlink"/>
                  <w:rFonts w:ascii="Times New Roman" w:hAnsi="Times New Roman" w:cs="Times New Roman"/>
                  <w:color w:val="000000"/>
                  <w:sz w:val="24"/>
                </w:rPr>
                <w:t>destination IATA airport code</w:t>
              </w:r>
            </w:hyperlink>
          </w:p>
        </w:tc>
      </w:tr>
      <w:tr w:rsidR="0054331C" w:rsidRPr="00F42D7C" w14:paraId="3B48F591" w14:textId="77777777" w:rsidTr="00AE4C8F">
        <w:trPr>
          <w:trHeight w:val="397"/>
        </w:trPr>
        <w:tc>
          <w:tcPr>
            <w:tcW w:w="2421" w:type="dxa"/>
            <w:shd w:val="clear" w:color="auto" w:fill="auto"/>
            <w:vAlign w:val="center"/>
            <w:hideMark/>
          </w:tcPr>
          <w:p w14:paraId="2810EB32"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Distance</w:t>
            </w:r>
          </w:p>
        </w:tc>
        <w:tc>
          <w:tcPr>
            <w:tcW w:w="5954" w:type="dxa"/>
            <w:shd w:val="clear" w:color="auto" w:fill="auto"/>
            <w:vAlign w:val="center"/>
            <w:hideMark/>
          </w:tcPr>
          <w:p w14:paraId="2C1BA300"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miles</w:t>
            </w:r>
          </w:p>
        </w:tc>
      </w:tr>
      <w:tr w:rsidR="0054331C" w:rsidRPr="00F42D7C" w14:paraId="58757E11" w14:textId="77777777" w:rsidTr="00AE4C8F">
        <w:trPr>
          <w:trHeight w:val="397"/>
        </w:trPr>
        <w:tc>
          <w:tcPr>
            <w:tcW w:w="2421" w:type="dxa"/>
            <w:shd w:val="clear" w:color="auto" w:fill="auto"/>
            <w:vAlign w:val="center"/>
            <w:hideMark/>
          </w:tcPr>
          <w:p w14:paraId="790188D9"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TaxiIn</w:t>
            </w:r>
          </w:p>
        </w:tc>
        <w:tc>
          <w:tcPr>
            <w:tcW w:w="5954" w:type="dxa"/>
            <w:shd w:val="clear" w:color="auto" w:fill="auto"/>
            <w:vAlign w:val="center"/>
            <w:hideMark/>
          </w:tcPr>
          <w:p w14:paraId="4AEBF07B"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taxi in time, in minutes</w:t>
            </w:r>
          </w:p>
        </w:tc>
      </w:tr>
      <w:tr w:rsidR="0054331C" w:rsidRPr="00F42D7C" w14:paraId="69227538" w14:textId="77777777" w:rsidTr="00AE4C8F">
        <w:trPr>
          <w:trHeight w:val="397"/>
        </w:trPr>
        <w:tc>
          <w:tcPr>
            <w:tcW w:w="2421" w:type="dxa"/>
            <w:shd w:val="clear" w:color="auto" w:fill="auto"/>
            <w:vAlign w:val="center"/>
            <w:hideMark/>
          </w:tcPr>
          <w:p w14:paraId="2E7234C8"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TaxiOut</w:t>
            </w:r>
          </w:p>
        </w:tc>
        <w:tc>
          <w:tcPr>
            <w:tcW w:w="5954" w:type="dxa"/>
            <w:shd w:val="clear" w:color="auto" w:fill="auto"/>
            <w:vAlign w:val="center"/>
            <w:hideMark/>
          </w:tcPr>
          <w:p w14:paraId="6E5FB7FE"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taxi out time in minutes</w:t>
            </w:r>
          </w:p>
        </w:tc>
      </w:tr>
      <w:tr w:rsidR="0054331C" w:rsidRPr="00F42D7C" w14:paraId="17630C8C" w14:textId="77777777" w:rsidTr="00AE4C8F">
        <w:trPr>
          <w:trHeight w:val="397"/>
        </w:trPr>
        <w:tc>
          <w:tcPr>
            <w:tcW w:w="2421" w:type="dxa"/>
            <w:shd w:val="clear" w:color="auto" w:fill="auto"/>
            <w:vAlign w:val="center"/>
            <w:hideMark/>
          </w:tcPr>
          <w:p w14:paraId="69F7DF8D"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Cancelled</w:t>
            </w:r>
          </w:p>
        </w:tc>
        <w:tc>
          <w:tcPr>
            <w:tcW w:w="5954" w:type="dxa"/>
            <w:shd w:val="clear" w:color="auto" w:fill="auto"/>
            <w:vAlign w:val="center"/>
            <w:hideMark/>
          </w:tcPr>
          <w:p w14:paraId="654807E0"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was the flight cancelled</w:t>
            </w:r>
          </w:p>
        </w:tc>
      </w:tr>
      <w:tr w:rsidR="0054331C" w:rsidRPr="00F42D7C" w14:paraId="75A15F19" w14:textId="77777777" w:rsidTr="00AE4C8F">
        <w:trPr>
          <w:trHeight w:val="397"/>
        </w:trPr>
        <w:tc>
          <w:tcPr>
            <w:tcW w:w="2421" w:type="dxa"/>
            <w:shd w:val="clear" w:color="auto" w:fill="auto"/>
            <w:vAlign w:val="center"/>
            <w:hideMark/>
          </w:tcPr>
          <w:p w14:paraId="4DE5071D"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CancellationCode</w:t>
            </w:r>
          </w:p>
        </w:tc>
        <w:tc>
          <w:tcPr>
            <w:tcW w:w="5954" w:type="dxa"/>
            <w:shd w:val="clear" w:color="auto" w:fill="auto"/>
            <w:vAlign w:val="center"/>
            <w:hideMark/>
          </w:tcPr>
          <w:p w14:paraId="664EBC79"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reason for cancellation (A = carrier, B = weather, C = NAS, D = security)</w:t>
            </w:r>
          </w:p>
        </w:tc>
      </w:tr>
      <w:tr w:rsidR="0054331C" w:rsidRPr="00F42D7C" w14:paraId="61475184" w14:textId="77777777" w:rsidTr="00AE4C8F">
        <w:trPr>
          <w:trHeight w:val="397"/>
        </w:trPr>
        <w:tc>
          <w:tcPr>
            <w:tcW w:w="2421" w:type="dxa"/>
            <w:shd w:val="clear" w:color="auto" w:fill="auto"/>
            <w:vAlign w:val="center"/>
            <w:hideMark/>
          </w:tcPr>
          <w:p w14:paraId="4ACA268F"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Diverted</w:t>
            </w:r>
          </w:p>
        </w:tc>
        <w:tc>
          <w:tcPr>
            <w:tcW w:w="5954" w:type="dxa"/>
            <w:shd w:val="clear" w:color="auto" w:fill="auto"/>
            <w:vAlign w:val="center"/>
            <w:hideMark/>
          </w:tcPr>
          <w:p w14:paraId="48362C1E"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1 = yes, 0 = no</w:t>
            </w:r>
          </w:p>
        </w:tc>
      </w:tr>
      <w:tr w:rsidR="0054331C" w:rsidRPr="00F42D7C" w14:paraId="1CBB1293" w14:textId="77777777" w:rsidTr="00AE4C8F">
        <w:trPr>
          <w:trHeight w:val="397"/>
        </w:trPr>
        <w:tc>
          <w:tcPr>
            <w:tcW w:w="2421" w:type="dxa"/>
            <w:shd w:val="clear" w:color="auto" w:fill="auto"/>
            <w:vAlign w:val="center"/>
            <w:hideMark/>
          </w:tcPr>
          <w:p w14:paraId="080F0DE6"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CarrierDelay</w:t>
            </w:r>
          </w:p>
        </w:tc>
        <w:tc>
          <w:tcPr>
            <w:tcW w:w="5954" w:type="dxa"/>
            <w:shd w:val="clear" w:color="auto" w:fill="auto"/>
            <w:vAlign w:val="center"/>
            <w:hideMark/>
          </w:tcPr>
          <w:p w14:paraId="4494D4F8"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14:paraId="16589810" w14:textId="77777777" w:rsidTr="00AE4C8F">
        <w:trPr>
          <w:trHeight w:val="397"/>
        </w:trPr>
        <w:tc>
          <w:tcPr>
            <w:tcW w:w="2421" w:type="dxa"/>
            <w:shd w:val="clear" w:color="auto" w:fill="auto"/>
            <w:vAlign w:val="center"/>
            <w:hideMark/>
          </w:tcPr>
          <w:p w14:paraId="4FC45B22"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WeatherDelay</w:t>
            </w:r>
          </w:p>
        </w:tc>
        <w:tc>
          <w:tcPr>
            <w:tcW w:w="5954" w:type="dxa"/>
            <w:shd w:val="clear" w:color="auto" w:fill="auto"/>
            <w:vAlign w:val="center"/>
            <w:hideMark/>
          </w:tcPr>
          <w:p w14:paraId="3AE8F700"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14:paraId="49369485" w14:textId="77777777" w:rsidTr="00AE4C8F">
        <w:trPr>
          <w:trHeight w:val="397"/>
        </w:trPr>
        <w:tc>
          <w:tcPr>
            <w:tcW w:w="2421" w:type="dxa"/>
            <w:shd w:val="clear" w:color="auto" w:fill="auto"/>
            <w:vAlign w:val="center"/>
            <w:hideMark/>
          </w:tcPr>
          <w:p w14:paraId="5FCE6837"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NASDelay</w:t>
            </w:r>
          </w:p>
        </w:tc>
        <w:tc>
          <w:tcPr>
            <w:tcW w:w="5954" w:type="dxa"/>
            <w:shd w:val="clear" w:color="auto" w:fill="auto"/>
            <w:vAlign w:val="center"/>
            <w:hideMark/>
          </w:tcPr>
          <w:p w14:paraId="0C80EDFC"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14:paraId="279787E3" w14:textId="77777777" w:rsidTr="00AE4C8F">
        <w:trPr>
          <w:trHeight w:val="397"/>
        </w:trPr>
        <w:tc>
          <w:tcPr>
            <w:tcW w:w="2421" w:type="dxa"/>
            <w:shd w:val="clear" w:color="auto" w:fill="auto"/>
            <w:vAlign w:val="center"/>
            <w:hideMark/>
          </w:tcPr>
          <w:p w14:paraId="4DEC8017"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SecurityDelay</w:t>
            </w:r>
          </w:p>
        </w:tc>
        <w:tc>
          <w:tcPr>
            <w:tcW w:w="5954" w:type="dxa"/>
            <w:shd w:val="clear" w:color="auto" w:fill="auto"/>
            <w:vAlign w:val="center"/>
            <w:hideMark/>
          </w:tcPr>
          <w:p w14:paraId="04FAE107"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14:paraId="1B270240" w14:textId="77777777" w:rsidTr="00AE4C8F">
        <w:trPr>
          <w:trHeight w:val="397"/>
        </w:trPr>
        <w:tc>
          <w:tcPr>
            <w:tcW w:w="2421" w:type="dxa"/>
            <w:shd w:val="clear" w:color="auto" w:fill="auto"/>
            <w:vAlign w:val="center"/>
            <w:hideMark/>
          </w:tcPr>
          <w:p w14:paraId="7B44C7BC"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LateAircraftDelay</w:t>
            </w:r>
          </w:p>
        </w:tc>
        <w:tc>
          <w:tcPr>
            <w:tcW w:w="5954" w:type="dxa"/>
            <w:shd w:val="clear" w:color="auto" w:fill="auto"/>
            <w:vAlign w:val="center"/>
            <w:hideMark/>
          </w:tcPr>
          <w:p w14:paraId="18AF60F3"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bl>
    <w:p w14:paraId="428E1F07" w14:textId="77777777" w:rsidR="0054331C" w:rsidRPr="00F42D7C" w:rsidRDefault="0054331C" w:rsidP="00300769">
      <w:pPr>
        <w:spacing w:line="360" w:lineRule="exact"/>
        <w:rPr>
          <w:rFonts w:ascii="Times New Roman" w:hAnsi="Times New Roman" w:cs="Times New Roman"/>
          <w:sz w:val="28"/>
          <w:szCs w:val="28"/>
        </w:rPr>
      </w:pPr>
    </w:p>
    <w:p w14:paraId="614917D9" w14:textId="77777777" w:rsidR="0054331C" w:rsidRPr="00F42D7C" w:rsidRDefault="0054331C" w:rsidP="00300769">
      <w:pPr>
        <w:spacing w:line="360" w:lineRule="exact"/>
        <w:rPr>
          <w:rFonts w:ascii="Times New Roman" w:hAnsi="Times New Roman" w:cs="Times New Roman"/>
          <w:b/>
          <w:iCs/>
          <w:sz w:val="22"/>
        </w:rPr>
      </w:pPr>
      <w:bookmarkStart w:id="65" w:name="OLE_LINK14"/>
      <w:bookmarkStart w:id="66" w:name="OLE_LINK15"/>
      <w:bookmarkStart w:id="67" w:name="OLE_LINK16"/>
      <w:r w:rsidRPr="00F42D7C">
        <w:rPr>
          <w:rFonts w:ascii="Times New Roman" w:eastAsia="SimHei" w:hAnsi="Times New Roman" w:cs="Times New Roman"/>
          <w:sz w:val="24"/>
        </w:rPr>
        <w:t>Supplementa</w:t>
      </w:r>
      <w:bookmarkEnd w:id="65"/>
      <w:bookmarkEnd w:id="66"/>
      <w:bookmarkEnd w:id="67"/>
      <w:r w:rsidRPr="00F42D7C">
        <w:rPr>
          <w:rFonts w:ascii="Times New Roman" w:eastAsia="SimHei" w:hAnsi="Times New Roman" w:cs="Times New Roman"/>
          <w:sz w:val="24"/>
        </w:rPr>
        <w:t>l data Tables</w:t>
      </w:r>
      <w:r w:rsidR="00F230B2" w:rsidRPr="00F42D7C">
        <w:rPr>
          <w:rFonts w:ascii="Times New Roman" w:eastAsia="SimHei" w:hAnsi="Times New Roman" w:cs="Times New Roman"/>
          <w:sz w:val="24"/>
        </w:rPr>
        <w:t xml:space="preserve"> contain Airports and Carriers information have been provided below</w:t>
      </w:r>
      <w:r w:rsidRPr="00F42D7C">
        <w:rPr>
          <w:rFonts w:ascii="Times New Roman" w:eastAsia="SimHei" w:hAnsi="Times New Roman" w:cs="Times New Roman"/>
          <w:sz w:val="24"/>
        </w:rPr>
        <w:t>:</w:t>
      </w:r>
    </w:p>
    <w:p w14:paraId="4C24C489" w14:textId="77777777" w:rsidR="0054331C" w:rsidRPr="00F42D7C" w:rsidRDefault="0054331C" w:rsidP="00D869BA">
      <w:pPr>
        <w:spacing w:beforeLines="50" w:before="156" w:afterLines="20" w:after="62" w:line="360" w:lineRule="exact"/>
        <w:ind w:firstLineChars="150" w:firstLine="315"/>
        <w:jc w:val="left"/>
        <w:rPr>
          <w:rFonts w:ascii="Times New Roman" w:eastAsia="SimHei" w:hAnsi="Times New Roman" w:cs="Times New Roman"/>
          <w:sz w:val="24"/>
        </w:rPr>
      </w:pPr>
      <w:r w:rsidRPr="00F42D7C">
        <w:rPr>
          <w:rFonts w:ascii="Times New Roman" w:eastAsia="SimHei" w:hAnsi="Times New Roman" w:cs="Times New Roman"/>
          <w:b/>
          <w:color w:val="595959" w:themeColor="text1" w:themeTint="A6"/>
          <w:szCs w:val="21"/>
        </w:rPr>
        <w:t>Table 1.1.2</w:t>
      </w:r>
      <w:r w:rsidR="00B56AC8" w:rsidRPr="00F42D7C">
        <w:rPr>
          <w:rFonts w:ascii="Times New Roman" w:eastAsia="SimHei" w:hAnsi="Times New Roman" w:cs="Times New Roman"/>
          <w:b/>
          <w:color w:val="595959" w:themeColor="text1" w:themeTint="A6"/>
          <w:szCs w:val="21"/>
        </w:rPr>
        <w:t>: Airports</w:t>
      </w:r>
      <w:r w:rsidRPr="00F42D7C">
        <w:rPr>
          <w:rFonts w:ascii="Times New Roman" w:eastAsia="SimHei" w:hAnsi="Times New Roman" w:cs="Times New Roman"/>
          <w:b/>
          <w:color w:val="595959" w:themeColor="text1" w:themeTint="A6"/>
          <w:szCs w:val="21"/>
        </w:rPr>
        <w:t xml:space="preserve"> </w:t>
      </w:r>
      <w:r w:rsidR="00A332E3" w:rsidRPr="00F42D7C">
        <w:rPr>
          <w:rFonts w:ascii="Times New Roman" w:eastAsia="SimHei" w:hAnsi="Times New Roman" w:cs="Times New Roman"/>
          <w:b/>
          <w:color w:val="595959" w:themeColor="text1" w:themeTint="A6"/>
          <w:szCs w:val="21"/>
        </w:rPr>
        <w:t>data Table</w:t>
      </w:r>
      <w:r w:rsidR="000B7785" w:rsidRPr="00F42D7C">
        <w:rPr>
          <w:rFonts w:ascii="Times New Roman" w:eastAsia="SimHei" w:hAnsi="Times New Roman" w:cs="Times New Roman"/>
          <w:b/>
          <w:color w:val="595959" w:themeColor="text1" w:themeTint="A6"/>
          <w:szCs w:val="21"/>
        </w:rPr>
        <w:t xml:space="preserve">               </w:t>
      </w:r>
      <w:r w:rsidR="002C10AA" w:rsidRPr="00F42D7C">
        <w:rPr>
          <w:rFonts w:ascii="Times New Roman" w:eastAsia="SimHei" w:hAnsi="Times New Roman" w:cs="Times New Roman"/>
          <w:b/>
          <w:color w:val="595959" w:themeColor="text1" w:themeTint="A6"/>
          <w:szCs w:val="21"/>
        </w:rPr>
        <w:t>1.1.3: Carriers</w:t>
      </w:r>
    </w:p>
    <w:tbl>
      <w:tblPr>
        <w:tblW w:w="3521" w:type="dxa"/>
        <w:tblLook w:val="04A0" w:firstRow="1" w:lastRow="0" w:firstColumn="1" w:lastColumn="0" w:noHBand="0" w:noVBand="1"/>
      </w:tblPr>
      <w:tblGrid>
        <w:gridCol w:w="1024"/>
        <w:gridCol w:w="2497"/>
      </w:tblGrid>
      <w:tr w:rsidR="0054331C" w:rsidRPr="00F42D7C" w14:paraId="7AF0A95B" w14:textId="77777777" w:rsidTr="002C10AA">
        <w:trPr>
          <w:trHeight w:val="397"/>
        </w:trPr>
        <w:tc>
          <w:tcPr>
            <w:tcW w:w="0" w:type="auto"/>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39949A68" w14:textId="77777777" w:rsidR="0054331C" w:rsidRPr="00F42D7C" w:rsidRDefault="0054331C" w:rsidP="0054331C">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Name</w:t>
            </w:r>
          </w:p>
        </w:tc>
        <w:tc>
          <w:tcPr>
            <w:tcW w:w="0" w:type="auto"/>
            <w:tcBorders>
              <w:top w:val="single" w:sz="4" w:space="0" w:color="auto"/>
              <w:left w:val="nil"/>
              <w:bottom w:val="single" w:sz="4" w:space="0" w:color="auto"/>
              <w:right w:val="single" w:sz="4" w:space="0" w:color="auto"/>
            </w:tcBorders>
            <w:shd w:val="clear" w:color="auto" w:fill="EDEDED" w:themeFill="accent3" w:themeFillTint="33"/>
            <w:vAlign w:val="center"/>
            <w:hideMark/>
          </w:tcPr>
          <w:p w14:paraId="14F44B12" w14:textId="77777777" w:rsidR="0054331C" w:rsidRPr="00F42D7C" w:rsidRDefault="0054331C" w:rsidP="0054331C">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Description</w:t>
            </w:r>
          </w:p>
        </w:tc>
      </w:tr>
      <w:tr w:rsidR="0054331C" w:rsidRPr="00F42D7C" w14:paraId="2F61C084" w14:textId="77777777"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9E149F"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iata</w:t>
            </w:r>
          </w:p>
        </w:tc>
        <w:tc>
          <w:tcPr>
            <w:tcW w:w="0" w:type="auto"/>
            <w:tcBorders>
              <w:top w:val="nil"/>
              <w:left w:val="nil"/>
              <w:bottom w:val="single" w:sz="4" w:space="0" w:color="auto"/>
              <w:right w:val="single" w:sz="4" w:space="0" w:color="auto"/>
            </w:tcBorders>
            <w:shd w:val="clear" w:color="auto" w:fill="auto"/>
            <w:noWrap/>
            <w:vAlign w:val="center"/>
            <w:hideMark/>
          </w:tcPr>
          <w:p w14:paraId="348A0EAD"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Iata (airport code)</w:t>
            </w:r>
          </w:p>
        </w:tc>
      </w:tr>
      <w:tr w:rsidR="0054331C" w:rsidRPr="00F42D7C" w14:paraId="047A3ECD" w14:textId="77777777"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234E3C"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airport</w:t>
            </w:r>
          </w:p>
        </w:tc>
        <w:tc>
          <w:tcPr>
            <w:tcW w:w="0" w:type="auto"/>
            <w:tcBorders>
              <w:top w:val="nil"/>
              <w:left w:val="nil"/>
              <w:bottom w:val="single" w:sz="4" w:space="0" w:color="auto"/>
              <w:right w:val="single" w:sz="4" w:space="0" w:color="auto"/>
            </w:tcBorders>
            <w:shd w:val="clear" w:color="auto" w:fill="auto"/>
            <w:noWrap/>
            <w:vAlign w:val="center"/>
            <w:hideMark/>
          </w:tcPr>
          <w:p w14:paraId="697D3C2B"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Airport Name</w:t>
            </w:r>
          </w:p>
        </w:tc>
      </w:tr>
      <w:tr w:rsidR="0054331C" w:rsidRPr="00F42D7C" w14:paraId="70A65B5B" w14:textId="77777777"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C7F7A4"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city</w:t>
            </w:r>
          </w:p>
        </w:tc>
        <w:tc>
          <w:tcPr>
            <w:tcW w:w="0" w:type="auto"/>
            <w:tcBorders>
              <w:top w:val="nil"/>
              <w:left w:val="nil"/>
              <w:bottom w:val="single" w:sz="4" w:space="0" w:color="auto"/>
              <w:right w:val="single" w:sz="4" w:space="0" w:color="auto"/>
            </w:tcBorders>
            <w:shd w:val="clear" w:color="auto" w:fill="auto"/>
            <w:noWrap/>
            <w:vAlign w:val="center"/>
            <w:hideMark/>
          </w:tcPr>
          <w:p w14:paraId="72743F1E"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City Name</w:t>
            </w:r>
          </w:p>
        </w:tc>
      </w:tr>
      <w:tr w:rsidR="0054331C" w:rsidRPr="00F42D7C" w14:paraId="5EF48D9E" w14:textId="77777777"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90B9CD5"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state</w:t>
            </w:r>
          </w:p>
        </w:tc>
        <w:tc>
          <w:tcPr>
            <w:tcW w:w="0" w:type="auto"/>
            <w:tcBorders>
              <w:top w:val="nil"/>
              <w:left w:val="nil"/>
              <w:bottom w:val="single" w:sz="4" w:space="0" w:color="auto"/>
              <w:right w:val="single" w:sz="4" w:space="0" w:color="auto"/>
            </w:tcBorders>
            <w:shd w:val="clear" w:color="auto" w:fill="auto"/>
            <w:noWrap/>
            <w:vAlign w:val="center"/>
            <w:hideMark/>
          </w:tcPr>
          <w:p w14:paraId="0D8C6B14"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 xml:space="preserve">State Abbreviation </w:t>
            </w:r>
          </w:p>
        </w:tc>
      </w:tr>
      <w:tr w:rsidR="0054331C" w:rsidRPr="00F42D7C" w14:paraId="15054929" w14:textId="77777777"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6E9DECE"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country</w:t>
            </w:r>
          </w:p>
        </w:tc>
        <w:tc>
          <w:tcPr>
            <w:tcW w:w="0" w:type="auto"/>
            <w:tcBorders>
              <w:top w:val="nil"/>
              <w:left w:val="nil"/>
              <w:bottom w:val="single" w:sz="4" w:space="0" w:color="auto"/>
              <w:right w:val="single" w:sz="4" w:space="0" w:color="auto"/>
            </w:tcBorders>
            <w:shd w:val="clear" w:color="auto" w:fill="auto"/>
            <w:noWrap/>
            <w:vAlign w:val="center"/>
            <w:hideMark/>
          </w:tcPr>
          <w:p w14:paraId="35158111"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Country Abbreviation</w:t>
            </w:r>
          </w:p>
        </w:tc>
      </w:tr>
      <w:tr w:rsidR="0054331C" w:rsidRPr="00F42D7C" w14:paraId="56605B4E" w14:textId="77777777"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D47786"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lat</w:t>
            </w:r>
          </w:p>
        </w:tc>
        <w:tc>
          <w:tcPr>
            <w:tcW w:w="0" w:type="auto"/>
            <w:tcBorders>
              <w:top w:val="nil"/>
              <w:left w:val="nil"/>
              <w:bottom w:val="single" w:sz="4" w:space="0" w:color="auto"/>
              <w:right w:val="single" w:sz="4" w:space="0" w:color="auto"/>
            </w:tcBorders>
            <w:shd w:val="clear" w:color="auto" w:fill="auto"/>
            <w:noWrap/>
            <w:vAlign w:val="center"/>
            <w:hideMark/>
          </w:tcPr>
          <w:p w14:paraId="1FFA0A0D"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latitude</w:t>
            </w:r>
          </w:p>
        </w:tc>
      </w:tr>
      <w:tr w:rsidR="0054331C" w:rsidRPr="00F42D7C" w14:paraId="6D83604D" w14:textId="77777777"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9B9D39"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long</w:t>
            </w:r>
          </w:p>
        </w:tc>
        <w:tc>
          <w:tcPr>
            <w:tcW w:w="0" w:type="auto"/>
            <w:tcBorders>
              <w:top w:val="nil"/>
              <w:left w:val="nil"/>
              <w:bottom w:val="single" w:sz="4" w:space="0" w:color="auto"/>
              <w:right w:val="single" w:sz="4" w:space="0" w:color="auto"/>
            </w:tcBorders>
            <w:shd w:val="clear" w:color="auto" w:fill="auto"/>
            <w:noWrap/>
            <w:vAlign w:val="center"/>
            <w:hideMark/>
          </w:tcPr>
          <w:p w14:paraId="71EB5E08" w14:textId="77777777"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Latitude</w:t>
            </w:r>
          </w:p>
        </w:tc>
      </w:tr>
    </w:tbl>
    <w:tbl>
      <w:tblPr>
        <w:tblpPr w:leftFromText="180" w:rightFromText="180" w:vertAnchor="text" w:horzAnchor="margin" w:tblpXSpec="right" w:tblpY="-3224"/>
        <w:tblW w:w="3618" w:type="dxa"/>
        <w:tblLook w:val="04A0" w:firstRow="1" w:lastRow="0" w:firstColumn="1" w:lastColumn="0" w:noHBand="0" w:noVBand="1"/>
      </w:tblPr>
      <w:tblGrid>
        <w:gridCol w:w="1336"/>
        <w:gridCol w:w="2282"/>
      </w:tblGrid>
      <w:tr w:rsidR="002C10AA" w:rsidRPr="00F42D7C" w14:paraId="04573661" w14:textId="77777777" w:rsidTr="002C10AA">
        <w:trPr>
          <w:trHeight w:val="350"/>
        </w:trPr>
        <w:tc>
          <w:tcPr>
            <w:tcW w:w="1336"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64124C80" w14:textId="77777777" w:rsidR="002C10AA" w:rsidRPr="00F42D7C" w:rsidRDefault="002C10AA" w:rsidP="002C10AA">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Name</w:t>
            </w:r>
          </w:p>
        </w:tc>
        <w:tc>
          <w:tcPr>
            <w:tcW w:w="2282" w:type="dxa"/>
            <w:tcBorders>
              <w:top w:val="single" w:sz="4" w:space="0" w:color="auto"/>
              <w:left w:val="nil"/>
              <w:bottom w:val="single" w:sz="4" w:space="0" w:color="auto"/>
              <w:right w:val="single" w:sz="4" w:space="0" w:color="auto"/>
            </w:tcBorders>
            <w:shd w:val="clear" w:color="auto" w:fill="EDEDED" w:themeFill="accent3" w:themeFillTint="33"/>
            <w:vAlign w:val="center"/>
            <w:hideMark/>
          </w:tcPr>
          <w:p w14:paraId="2D0DC54F" w14:textId="77777777" w:rsidR="002C10AA" w:rsidRPr="00F42D7C" w:rsidRDefault="002C10AA" w:rsidP="002C10AA">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Description</w:t>
            </w:r>
          </w:p>
        </w:tc>
      </w:tr>
      <w:tr w:rsidR="002C10AA" w:rsidRPr="00F42D7C" w14:paraId="2868A516" w14:textId="77777777" w:rsidTr="002C10AA">
        <w:trPr>
          <w:trHeight w:val="290"/>
        </w:trPr>
        <w:tc>
          <w:tcPr>
            <w:tcW w:w="1336" w:type="dxa"/>
            <w:tcBorders>
              <w:top w:val="nil"/>
              <w:left w:val="single" w:sz="4" w:space="0" w:color="auto"/>
              <w:bottom w:val="single" w:sz="4" w:space="0" w:color="auto"/>
              <w:right w:val="single" w:sz="4" w:space="0" w:color="auto"/>
            </w:tcBorders>
            <w:shd w:val="clear" w:color="auto" w:fill="auto"/>
            <w:noWrap/>
            <w:vAlign w:val="center"/>
            <w:hideMark/>
          </w:tcPr>
          <w:p w14:paraId="20CDD014" w14:textId="77777777" w:rsidR="002C10AA" w:rsidRPr="00F42D7C" w:rsidRDefault="002C10AA" w:rsidP="002C10AA">
            <w:pPr>
              <w:jc w:val="left"/>
              <w:rPr>
                <w:rFonts w:ascii="Times New Roman" w:hAnsi="Times New Roman" w:cs="Times New Roman"/>
                <w:color w:val="000000"/>
                <w:sz w:val="24"/>
              </w:rPr>
            </w:pPr>
            <w:r w:rsidRPr="00F42D7C">
              <w:rPr>
                <w:rFonts w:ascii="Times New Roman" w:hAnsi="Times New Roman" w:cs="Times New Roman"/>
                <w:color w:val="000000"/>
                <w:sz w:val="24"/>
              </w:rPr>
              <w:t>Code</w:t>
            </w:r>
          </w:p>
        </w:tc>
        <w:tc>
          <w:tcPr>
            <w:tcW w:w="2282" w:type="dxa"/>
            <w:tcBorders>
              <w:top w:val="nil"/>
              <w:left w:val="nil"/>
              <w:bottom w:val="single" w:sz="4" w:space="0" w:color="auto"/>
              <w:right w:val="single" w:sz="4" w:space="0" w:color="auto"/>
            </w:tcBorders>
            <w:shd w:val="clear" w:color="auto" w:fill="auto"/>
            <w:noWrap/>
            <w:vAlign w:val="center"/>
            <w:hideMark/>
          </w:tcPr>
          <w:p w14:paraId="12B44285" w14:textId="77777777" w:rsidR="002C10AA" w:rsidRPr="00F42D7C" w:rsidRDefault="002C10AA" w:rsidP="002C10AA">
            <w:pPr>
              <w:jc w:val="left"/>
              <w:rPr>
                <w:rFonts w:ascii="Times New Roman" w:hAnsi="Times New Roman" w:cs="Times New Roman"/>
                <w:color w:val="000000"/>
                <w:sz w:val="24"/>
              </w:rPr>
            </w:pPr>
            <w:r w:rsidRPr="00F42D7C">
              <w:rPr>
                <w:rFonts w:ascii="Times New Roman" w:hAnsi="Times New Roman" w:cs="Times New Roman"/>
                <w:color w:val="000000"/>
                <w:sz w:val="24"/>
              </w:rPr>
              <w:t xml:space="preserve">Code of Airline </w:t>
            </w:r>
          </w:p>
        </w:tc>
      </w:tr>
      <w:tr w:rsidR="002C10AA" w:rsidRPr="00F42D7C" w14:paraId="5F36B7B5" w14:textId="77777777" w:rsidTr="002C10AA">
        <w:trPr>
          <w:trHeight w:val="160"/>
        </w:trPr>
        <w:tc>
          <w:tcPr>
            <w:tcW w:w="1336" w:type="dxa"/>
            <w:tcBorders>
              <w:top w:val="nil"/>
              <w:left w:val="single" w:sz="4" w:space="0" w:color="auto"/>
              <w:bottom w:val="single" w:sz="4" w:space="0" w:color="auto"/>
              <w:right w:val="single" w:sz="4" w:space="0" w:color="auto"/>
            </w:tcBorders>
            <w:shd w:val="clear" w:color="auto" w:fill="auto"/>
            <w:noWrap/>
            <w:vAlign w:val="center"/>
            <w:hideMark/>
          </w:tcPr>
          <w:p w14:paraId="5191FC61" w14:textId="77777777" w:rsidR="002C10AA" w:rsidRPr="00F42D7C" w:rsidRDefault="002C10AA" w:rsidP="002C10AA">
            <w:pPr>
              <w:jc w:val="left"/>
              <w:rPr>
                <w:rFonts w:ascii="Times New Roman" w:hAnsi="Times New Roman" w:cs="Times New Roman"/>
                <w:color w:val="000000"/>
                <w:sz w:val="24"/>
              </w:rPr>
            </w:pPr>
            <w:r w:rsidRPr="00F42D7C">
              <w:rPr>
                <w:rFonts w:ascii="Times New Roman" w:hAnsi="Times New Roman" w:cs="Times New Roman"/>
                <w:color w:val="000000"/>
                <w:sz w:val="24"/>
              </w:rPr>
              <w:t>Description</w:t>
            </w:r>
          </w:p>
        </w:tc>
        <w:tc>
          <w:tcPr>
            <w:tcW w:w="2282" w:type="dxa"/>
            <w:tcBorders>
              <w:top w:val="nil"/>
              <w:left w:val="nil"/>
              <w:bottom w:val="single" w:sz="4" w:space="0" w:color="auto"/>
              <w:right w:val="single" w:sz="4" w:space="0" w:color="auto"/>
            </w:tcBorders>
            <w:shd w:val="clear" w:color="auto" w:fill="auto"/>
            <w:noWrap/>
            <w:vAlign w:val="center"/>
            <w:hideMark/>
          </w:tcPr>
          <w:p w14:paraId="688C08B3" w14:textId="77777777" w:rsidR="002C10AA" w:rsidRPr="00F42D7C" w:rsidRDefault="002C10AA" w:rsidP="002C10AA">
            <w:pPr>
              <w:jc w:val="left"/>
              <w:rPr>
                <w:rFonts w:ascii="Times New Roman" w:hAnsi="Times New Roman" w:cs="Times New Roman"/>
                <w:color w:val="000000"/>
                <w:sz w:val="24"/>
              </w:rPr>
            </w:pPr>
            <w:r w:rsidRPr="00F42D7C">
              <w:rPr>
                <w:rFonts w:ascii="Times New Roman" w:hAnsi="Times New Roman" w:cs="Times New Roman"/>
                <w:color w:val="000000"/>
                <w:sz w:val="24"/>
              </w:rPr>
              <w:t>Name of Airline</w:t>
            </w:r>
          </w:p>
        </w:tc>
      </w:tr>
    </w:tbl>
    <w:p w14:paraId="51327E2F" w14:textId="77777777" w:rsidR="00F230B2" w:rsidRPr="00F42D7C" w:rsidRDefault="00F230B2" w:rsidP="0054331C">
      <w:pPr>
        <w:spacing w:line="360" w:lineRule="exact"/>
        <w:rPr>
          <w:rFonts w:ascii="Times New Roman" w:eastAsia="SimHei" w:hAnsi="Times New Roman" w:cs="Times New Roman"/>
          <w:szCs w:val="21"/>
        </w:rPr>
      </w:pPr>
    </w:p>
    <w:p w14:paraId="191FAC57" w14:textId="77777777" w:rsidR="0054331C" w:rsidRPr="00F42D7C" w:rsidRDefault="0054331C" w:rsidP="00D869BA">
      <w:pPr>
        <w:spacing w:beforeLines="50" w:before="156" w:afterLines="20" w:after="62" w:line="360" w:lineRule="exact"/>
        <w:jc w:val="left"/>
        <w:rPr>
          <w:rFonts w:ascii="Times New Roman" w:hAnsi="Times New Roman" w:cs="Times New Roman"/>
          <w:sz w:val="28"/>
          <w:szCs w:val="28"/>
        </w:rPr>
      </w:pPr>
    </w:p>
    <w:p w14:paraId="6F234238" w14:textId="77777777" w:rsidR="0054331C" w:rsidRPr="00F42D7C" w:rsidRDefault="0054331C" w:rsidP="0054331C">
      <w:pPr>
        <w:spacing w:line="360" w:lineRule="exact"/>
        <w:rPr>
          <w:rFonts w:ascii="Times New Roman" w:hAnsi="Times New Roman" w:cs="Times New Roman"/>
          <w:sz w:val="28"/>
          <w:szCs w:val="28"/>
        </w:rPr>
      </w:pPr>
    </w:p>
    <w:p w14:paraId="36B05C86" w14:textId="77777777" w:rsidR="0054331C" w:rsidRPr="00F42D7C" w:rsidRDefault="0054331C" w:rsidP="0054331C">
      <w:pPr>
        <w:spacing w:line="360" w:lineRule="exact"/>
        <w:rPr>
          <w:rFonts w:ascii="Times New Roman" w:hAnsi="Times New Roman" w:cs="Times New Roman"/>
          <w:sz w:val="28"/>
          <w:szCs w:val="28"/>
        </w:rPr>
      </w:pPr>
    </w:p>
    <w:p w14:paraId="26DA5606" w14:textId="77777777" w:rsidR="0054331C" w:rsidRPr="00F42D7C" w:rsidRDefault="0054331C" w:rsidP="0054331C">
      <w:pPr>
        <w:spacing w:line="360" w:lineRule="exact"/>
        <w:rPr>
          <w:rFonts w:ascii="Times New Roman" w:hAnsi="Times New Roman" w:cs="Times New Roman"/>
          <w:sz w:val="28"/>
          <w:szCs w:val="28"/>
        </w:rPr>
      </w:pPr>
    </w:p>
    <w:p w14:paraId="2122F9C0" w14:textId="77777777" w:rsidR="0054331C" w:rsidRPr="00F42D7C" w:rsidRDefault="0054331C" w:rsidP="0054331C">
      <w:pPr>
        <w:spacing w:line="360" w:lineRule="exact"/>
        <w:rPr>
          <w:rFonts w:ascii="Times New Roman" w:hAnsi="Times New Roman" w:cs="Times New Roman"/>
          <w:sz w:val="28"/>
          <w:szCs w:val="28"/>
        </w:rPr>
      </w:pPr>
    </w:p>
    <w:p w14:paraId="55D3FEDC" w14:textId="77777777" w:rsidR="0054331C" w:rsidRPr="00F42D7C" w:rsidRDefault="0054331C" w:rsidP="0054331C">
      <w:pPr>
        <w:spacing w:line="360" w:lineRule="exact"/>
        <w:rPr>
          <w:rFonts w:ascii="Times New Roman" w:hAnsi="Times New Roman" w:cs="Times New Roman"/>
          <w:sz w:val="28"/>
          <w:szCs w:val="28"/>
        </w:rPr>
      </w:pPr>
    </w:p>
    <w:p w14:paraId="40E51C08" w14:textId="77777777" w:rsidR="0054331C" w:rsidRPr="00F42D7C" w:rsidRDefault="0054331C" w:rsidP="0054331C">
      <w:pPr>
        <w:spacing w:line="360" w:lineRule="exact"/>
        <w:rPr>
          <w:rFonts w:ascii="Times New Roman" w:hAnsi="Times New Roman" w:cs="Times New Roman"/>
          <w:sz w:val="28"/>
          <w:szCs w:val="28"/>
        </w:rPr>
      </w:pPr>
    </w:p>
    <w:p w14:paraId="30713E24" w14:textId="77777777" w:rsidR="0054331C" w:rsidRPr="00F42D7C" w:rsidRDefault="0054331C" w:rsidP="0054331C">
      <w:pPr>
        <w:spacing w:line="360" w:lineRule="exact"/>
        <w:rPr>
          <w:rFonts w:ascii="Times New Roman" w:hAnsi="Times New Roman" w:cs="Times New Roman"/>
          <w:sz w:val="28"/>
          <w:szCs w:val="28"/>
        </w:rPr>
      </w:pPr>
    </w:p>
    <w:p w14:paraId="0369BFC0" w14:textId="77777777" w:rsidR="0054331C" w:rsidRPr="00F42D7C" w:rsidRDefault="0054331C" w:rsidP="0054331C">
      <w:pPr>
        <w:spacing w:line="360" w:lineRule="exact"/>
        <w:rPr>
          <w:rFonts w:ascii="Times New Roman" w:hAnsi="Times New Roman" w:cs="Times New Roman"/>
          <w:sz w:val="28"/>
          <w:szCs w:val="28"/>
        </w:rPr>
      </w:pPr>
    </w:p>
    <w:p w14:paraId="0AEDE5F8" w14:textId="77777777" w:rsidR="0007734D" w:rsidRPr="00F42D7C" w:rsidRDefault="00CD2D5C" w:rsidP="00D869BA">
      <w:pPr>
        <w:pStyle w:val="Heading1"/>
        <w:numPr>
          <w:ilvl w:val="0"/>
          <w:numId w:val="23"/>
        </w:numPr>
        <w:spacing w:before="120" w:afterLines="50" w:after="156"/>
        <w:ind w:left="357" w:hanging="357"/>
        <w:rPr>
          <w:rFonts w:ascii="Times New Roman" w:hAnsi="Times New Roman" w:cs="Times New Roman"/>
          <w:sz w:val="32"/>
          <w:szCs w:val="32"/>
        </w:rPr>
      </w:pPr>
      <w:bookmarkStart w:id="68" w:name="_Toc497261720"/>
      <w:r w:rsidRPr="00F42D7C">
        <w:rPr>
          <w:rFonts w:ascii="Times New Roman" w:hAnsi="Times New Roman" w:cs="Times New Roman"/>
          <w:sz w:val="32"/>
          <w:szCs w:val="32"/>
        </w:rPr>
        <w:t>Design</w:t>
      </w:r>
      <w:bookmarkEnd w:id="64"/>
      <w:bookmarkEnd w:id="68"/>
    </w:p>
    <w:p w14:paraId="639C1DEE" w14:textId="77777777" w:rsidR="00236A20" w:rsidRPr="00F42D7C" w:rsidRDefault="0007734D" w:rsidP="008322CB">
      <w:pPr>
        <w:pStyle w:val="Heading2"/>
        <w:numPr>
          <w:ilvl w:val="1"/>
          <w:numId w:val="23"/>
        </w:numPr>
        <w:spacing w:after="120" w:line="360" w:lineRule="exact"/>
        <w:ind w:left="646" w:hanging="646"/>
        <w:rPr>
          <w:rFonts w:ascii="Times New Roman" w:hAnsi="Times New Roman" w:cs="Times New Roman"/>
          <w:sz w:val="28"/>
          <w:szCs w:val="24"/>
        </w:rPr>
      </w:pPr>
      <w:bookmarkStart w:id="69" w:name="_Toc497261721"/>
      <w:r w:rsidRPr="00F42D7C">
        <w:rPr>
          <w:rFonts w:ascii="Times New Roman" w:hAnsi="Times New Roman" w:cs="Times New Roman"/>
          <w:sz w:val="28"/>
          <w:szCs w:val="24"/>
        </w:rPr>
        <w:t>Framework</w:t>
      </w:r>
      <w:r w:rsidR="000B7785" w:rsidRPr="00F42D7C">
        <w:rPr>
          <w:rFonts w:ascii="Times New Roman" w:hAnsi="Times New Roman" w:cs="Times New Roman"/>
          <w:sz w:val="28"/>
          <w:szCs w:val="24"/>
        </w:rPr>
        <w:t xml:space="preserve"> </w:t>
      </w:r>
      <w:r w:rsidRPr="00F42D7C">
        <w:rPr>
          <w:rFonts w:ascii="Times New Roman" w:hAnsi="Times New Roman" w:cs="Times New Roman"/>
          <w:sz w:val="28"/>
          <w:szCs w:val="24"/>
        </w:rPr>
        <w:t>of</w:t>
      </w:r>
      <w:r w:rsidR="000B7785" w:rsidRPr="00F42D7C">
        <w:rPr>
          <w:rFonts w:ascii="Times New Roman" w:hAnsi="Times New Roman" w:cs="Times New Roman"/>
          <w:sz w:val="28"/>
          <w:szCs w:val="24"/>
        </w:rPr>
        <w:t xml:space="preserve"> </w:t>
      </w:r>
      <w:r w:rsidRPr="00F42D7C">
        <w:rPr>
          <w:rFonts w:ascii="Times New Roman" w:hAnsi="Times New Roman" w:cs="Times New Roman"/>
          <w:sz w:val="28"/>
          <w:szCs w:val="24"/>
        </w:rPr>
        <w:t>VA</w:t>
      </w:r>
      <w:r w:rsidR="000B7785" w:rsidRPr="00F42D7C">
        <w:rPr>
          <w:rFonts w:ascii="Times New Roman" w:hAnsi="Times New Roman" w:cs="Times New Roman"/>
          <w:sz w:val="28"/>
          <w:szCs w:val="24"/>
        </w:rPr>
        <w:t xml:space="preserve"> </w:t>
      </w:r>
      <w:r w:rsidRPr="00F42D7C">
        <w:rPr>
          <w:rFonts w:ascii="Times New Roman" w:hAnsi="Times New Roman" w:cs="Times New Roman"/>
          <w:sz w:val="28"/>
          <w:szCs w:val="24"/>
        </w:rPr>
        <w:t>System</w:t>
      </w:r>
      <w:r w:rsidR="003D7E06" w:rsidRPr="00F42D7C">
        <w:rPr>
          <w:rFonts w:ascii="Times New Roman" w:hAnsi="Times New Roman" w:cs="Times New Roman"/>
          <w:sz w:val="28"/>
          <w:szCs w:val="24"/>
        </w:rPr>
        <w:t xml:space="preserve"> </w:t>
      </w:r>
      <w:r w:rsidR="000B7785" w:rsidRPr="00F42D7C">
        <w:rPr>
          <w:rFonts w:ascii="Times New Roman" w:hAnsi="Times New Roman" w:cs="Times New Roman"/>
          <w:sz w:val="28"/>
          <w:szCs w:val="24"/>
        </w:rPr>
        <w:t>–</w:t>
      </w:r>
      <w:r w:rsidR="003D7E06" w:rsidRPr="00F42D7C">
        <w:rPr>
          <w:rFonts w:ascii="Times New Roman" w:hAnsi="Times New Roman" w:cs="Times New Roman"/>
          <w:sz w:val="28"/>
          <w:szCs w:val="24"/>
        </w:rPr>
        <w:t xml:space="preserve"> </w:t>
      </w:r>
      <w:r w:rsidR="003D7E06" w:rsidRPr="00B56AC8">
        <w:rPr>
          <w:rFonts w:ascii="Times New Roman" w:hAnsi="Times New Roman" w:cs="Times New Roman"/>
          <w:sz w:val="28"/>
          <w:szCs w:val="24"/>
          <w:u w:val="single"/>
        </w:rPr>
        <w:t>A</w:t>
      </w:r>
      <w:r w:rsidR="000B7785" w:rsidRPr="00B56AC8">
        <w:rPr>
          <w:rFonts w:ascii="Times New Roman" w:hAnsi="Times New Roman" w:cs="Times New Roman"/>
          <w:sz w:val="28"/>
          <w:szCs w:val="24"/>
          <w:u w:val="single"/>
        </w:rPr>
        <w:t xml:space="preserve"> </w:t>
      </w:r>
      <w:r w:rsidR="00535E79" w:rsidRPr="00B56AC8">
        <w:rPr>
          <w:rFonts w:ascii="Times New Roman" w:hAnsi="Times New Roman" w:cs="Times New Roman"/>
          <w:sz w:val="28"/>
          <w:szCs w:val="24"/>
          <w:u w:val="single"/>
        </w:rPr>
        <w:t>hitchhiker’s</w:t>
      </w:r>
      <w:r w:rsidR="000B7785" w:rsidRPr="00B56AC8">
        <w:rPr>
          <w:rFonts w:ascii="Times New Roman" w:hAnsi="Times New Roman" w:cs="Times New Roman"/>
          <w:sz w:val="28"/>
          <w:szCs w:val="24"/>
          <w:u w:val="single"/>
        </w:rPr>
        <w:t xml:space="preserve"> </w:t>
      </w:r>
      <w:r w:rsidR="003D7E06" w:rsidRPr="00B56AC8">
        <w:rPr>
          <w:rFonts w:ascii="Times New Roman" w:hAnsi="Times New Roman" w:cs="Times New Roman"/>
          <w:sz w:val="28"/>
          <w:szCs w:val="24"/>
          <w:u w:val="single"/>
        </w:rPr>
        <w:t>guide</w:t>
      </w:r>
      <w:r w:rsidR="000B7785" w:rsidRPr="00B56AC8">
        <w:rPr>
          <w:rFonts w:ascii="Times New Roman" w:hAnsi="Times New Roman" w:cs="Times New Roman"/>
          <w:sz w:val="28"/>
          <w:szCs w:val="24"/>
          <w:u w:val="single"/>
        </w:rPr>
        <w:t xml:space="preserve"> </w:t>
      </w:r>
      <w:r w:rsidR="003D7E06" w:rsidRPr="00B56AC8">
        <w:rPr>
          <w:rFonts w:ascii="Times New Roman" w:hAnsi="Times New Roman" w:cs="Times New Roman"/>
          <w:sz w:val="28"/>
          <w:szCs w:val="24"/>
          <w:u w:val="single"/>
        </w:rPr>
        <w:t>to</w:t>
      </w:r>
      <w:r w:rsidR="000B7785" w:rsidRPr="00B56AC8">
        <w:rPr>
          <w:rFonts w:ascii="Times New Roman" w:hAnsi="Times New Roman" w:cs="Times New Roman"/>
          <w:sz w:val="28"/>
          <w:szCs w:val="24"/>
          <w:u w:val="single"/>
        </w:rPr>
        <w:t xml:space="preserve"> </w:t>
      </w:r>
      <w:r w:rsidR="003D7E06" w:rsidRPr="00B56AC8">
        <w:rPr>
          <w:rFonts w:ascii="Times New Roman" w:hAnsi="Times New Roman" w:cs="Times New Roman"/>
          <w:sz w:val="28"/>
          <w:szCs w:val="24"/>
          <w:u w:val="single"/>
        </w:rPr>
        <w:t>U.S.A</w:t>
      </w:r>
      <w:r w:rsidR="00236A20" w:rsidRPr="00B56AC8">
        <w:rPr>
          <w:rFonts w:ascii="Times New Roman" w:hAnsi="Times New Roman" w:cs="Times New Roman"/>
          <w:sz w:val="28"/>
          <w:szCs w:val="24"/>
          <w:u w:val="single"/>
        </w:rPr>
        <w:t>.</w:t>
      </w:r>
      <w:bookmarkEnd w:id="69"/>
    </w:p>
    <w:p w14:paraId="77350E32" w14:textId="77777777" w:rsidR="008322CB" w:rsidRPr="00F42D7C" w:rsidRDefault="008322CB" w:rsidP="00D869BA">
      <w:pPr>
        <w:spacing w:afterLines="50" w:after="156"/>
        <w:rPr>
          <w:rFonts w:ascii="Times New Roman" w:eastAsia="SimHei" w:hAnsi="Times New Roman" w:cs="Times New Roman"/>
          <w:sz w:val="24"/>
        </w:rPr>
      </w:pPr>
      <w:r w:rsidRPr="00F42D7C">
        <w:rPr>
          <w:rFonts w:ascii="Times New Roman" w:eastAsia="SimHei" w:hAnsi="Times New Roman" w:cs="Times New Roman"/>
          <w:sz w:val="24"/>
        </w:rPr>
        <w:t>The main Flight Data Visualisation System has five visualisation section</w:t>
      </w:r>
      <w:r w:rsidR="00B56AC8">
        <w:rPr>
          <w:rFonts w:ascii="Times New Roman" w:eastAsia="SimHei" w:hAnsi="Times New Roman" w:cs="Times New Roman"/>
          <w:sz w:val="24"/>
        </w:rPr>
        <w:t>s</w:t>
      </w:r>
      <w:r w:rsidRPr="00F42D7C">
        <w:rPr>
          <w:rFonts w:ascii="Times New Roman" w:eastAsia="SimHei" w:hAnsi="Times New Roman" w:cs="Times New Roman"/>
          <w:sz w:val="24"/>
        </w:rPr>
        <w:t xml:space="preserve">: </w:t>
      </w:r>
      <w:r w:rsidRPr="00B56AC8">
        <w:rPr>
          <w:rFonts w:ascii="Times New Roman" w:eastAsia="SimHei" w:hAnsi="Times New Roman" w:cs="Times New Roman"/>
          <w:b/>
          <w:sz w:val="24"/>
          <w:u w:val="single"/>
        </w:rPr>
        <w:t>Flight Network</w:t>
      </w:r>
      <w:r w:rsidRPr="00F42D7C">
        <w:rPr>
          <w:rFonts w:ascii="Times New Roman" w:eastAsia="SimHei" w:hAnsi="Times New Roman" w:cs="Times New Roman"/>
          <w:sz w:val="24"/>
        </w:rPr>
        <w:t xml:space="preserve">, </w:t>
      </w:r>
      <w:r w:rsidRPr="00B56AC8">
        <w:rPr>
          <w:rFonts w:ascii="Times New Roman" w:eastAsia="SimHei" w:hAnsi="Times New Roman" w:cs="Times New Roman"/>
          <w:b/>
          <w:sz w:val="24"/>
          <w:u w:val="single"/>
        </w:rPr>
        <w:t>Seasonal Effects</w:t>
      </w:r>
      <w:r w:rsidRPr="00F42D7C">
        <w:rPr>
          <w:rFonts w:ascii="Times New Roman" w:eastAsia="SimHei" w:hAnsi="Times New Roman" w:cs="Times New Roman"/>
          <w:sz w:val="24"/>
        </w:rPr>
        <w:t xml:space="preserve">, </w:t>
      </w:r>
      <w:r w:rsidRPr="00B56AC8">
        <w:rPr>
          <w:rFonts w:ascii="Times New Roman" w:eastAsia="SimHei" w:hAnsi="Times New Roman" w:cs="Times New Roman"/>
          <w:b/>
          <w:sz w:val="24"/>
          <w:u w:val="single"/>
        </w:rPr>
        <w:t>Airline Performance</w:t>
      </w:r>
      <w:r w:rsidRPr="00F42D7C">
        <w:rPr>
          <w:rFonts w:ascii="Times New Roman" w:eastAsia="SimHei" w:hAnsi="Times New Roman" w:cs="Times New Roman"/>
          <w:sz w:val="24"/>
        </w:rPr>
        <w:t xml:space="preserve">, </w:t>
      </w:r>
      <w:r w:rsidRPr="00B56AC8">
        <w:rPr>
          <w:rFonts w:ascii="Times New Roman" w:eastAsia="SimHei" w:hAnsi="Times New Roman" w:cs="Times New Roman"/>
          <w:b/>
          <w:sz w:val="24"/>
          <w:u w:val="single"/>
        </w:rPr>
        <w:t>Airport Performance</w:t>
      </w:r>
      <w:r w:rsidRPr="00F42D7C">
        <w:rPr>
          <w:rFonts w:ascii="Times New Roman" w:eastAsia="SimHei" w:hAnsi="Times New Roman" w:cs="Times New Roman"/>
          <w:sz w:val="24"/>
        </w:rPr>
        <w:t xml:space="preserve">, and </w:t>
      </w:r>
      <w:r w:rsidRPr="00B56AC8">
        <w:rPr>
          <w:rFonts w:ascii="Times New Roman" w:eastAsia="SimHei" w:hAnsi="Times New Roman" w:cs="Times New Roman"/>
          <w:b/>
          <w:sz w:val="24"/>
          <w:u w:val="single"/>
        </w:rPr>
        <w:t>Statistical Analysis</w:t>
      </w:r>
      <w:r w:rsidRPr="00F42D7C">
        <w:rPr>
          <w:rFonts w:ascii="Times New Roman" w:eastAsia="SimHei" w:hAnsi="Times New Roman" w:cs="Times New Roman"/>
          <w:sz w:val="24"/>
        </w:rPr>
        <w:t xml:space="preserve">. There are four types of visualisation tool (D3, ArcGIS, Tableau, R) have been </w:t>
      </w:r>
      <w:r w:rsidR="00B56AC8">
        <w:rPr>
          <w:rFonts w:ascii="Times New Roman" w:eastAsia="SimHei" w:hAnsi="Times New Roman" w:cs="Times New Roman"/>
          <w:sz w:val="24"/>
        </w:rPr>
        <w:t>used to create</w:t>
      </w:r>
      <w:r w:rsidRPr="00F42D7C">
        <w:rPr>
          <w:rFonts w:ascii="Times New Roman" w:eastAsia="SimHei" w:hAnsi="Times New Roman" w:cs="Times New Roman"/>
          <w:sz w:val="24"/>
        </w:rPr>
        <w:t xml:space="preserve"> total 10 visualisations.</w:t>
      </w:r>
    </w:p>
    <w:p w14:paraId="496E9318" w14:textId="77777777" w:rsidR="00236A20" w:rsidRPr="00F42D7C" w:rsidRDefault="00BF23FC" w:rsidP="00236A20">
      <w:pPr>
        <w:rPr>
          <w:rFonts w:ascii="Times New Roman" w:eastAsia="SimHei" w:hAnsi="Times New Roman" w:cs="Times New Roman"/>
          <w:szCs w:val="21"/>
        </w:rPr>
      </w:pPr>
      <w:r w:rsidRPr="00F42D7C">
        <w:rPr>
          <w:rFonts w:ascii="Times New Roman" w:eastAsia="SimHei" w:hAnsi="Times New Roman" w:cs="Times New Roman"/>
          <w:noProof/>
          <w:szCs w:val="21"/>
          <w:lang w:eastAsia="ko-KR"/>
        </w:rPr>
        <w:lastRenderedPageBreak/>
        <w:drawing>
          <wp:inline distT="0" distB="0" distL="0" distR="0" wp14:anchorId="1EE5AB97" wp14:editId="6BF491AD">
            <wp:extent cx="5274310" cy="6440168"/>
            <wp:effectExtent l="38100" t="19050" r="21590" b="17782"/>
            <wp:docPr id="3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a:srcRect/>
                    <a:stretch>
                      <a:fillRect/>
                    </a:stretch>
                  </pic:blipFill>
                  <pic:spPr bwMode="auto">
                    <a:xfrm>
                      <a:off x="0" y="0"/>
                      <a:ext cx="5274310" cy="6440168"/>
                    </a:xfrm>
                    <a:prstGeom prst="rect">
                      <a:avLst/>
                    </a:prstGeom>
                    <a:noFill/>
                    <a:ln w="9525">
                      <a:solidFill>
                        <a:schemeClr val="tx1"/>
                      </a:solidFill>
                      <a:miter lim="800000"/>
                      <a:headEnd/>
                      <a:tailEnd/>
                    </a:ln>
                  </pic:spPr>
                </pic:pic>
              </a:graphicData>
            </a:graphic>
          </wp:inline>
        </w:drawing>
      </w:r>
    </w:p>
    <w:p w14:paraId="320DCE2B" w14:textId="77777777" w:rsidR="00236A20" w:rsidRPr="00F42D7C" w:rsidRDefault="00120C10" w:rsidP="00D869BA">
      <w:pPr>
        <w:spacing w:beforeLines="30" w:before="93" w:afterLines="30" w:after="93"/>
        <w:jc w:val="center"/>
        <w:rPr>
          <w:rFonts w:ascii="Times New Roman" w:eastAsia="SimHei" w:hAnsi="Times New Roman" w:cs="Times New Roman"/>
          <w:b/>
          <w:color w:val="595959" w:themeColor="text1" w:themeTint="A6"/>
          <w:szCs w:val="21"/>
        </w:rPr>
      </w:pPr>
      <w:r w:rsidRPr="00F42D7C">
        <w:rPr>
          <w:rFonts w:ascii="Times New Roman" w:eastAsia="SimHei" w:hAnsi="Times New Roman" w:cs="Times New Roman"/>
          <w:b/>
          <w:color w:val="595959" w:themeColor="text1" w:themeTint="A6"/>
          <w:szCs w:val="21"/>
        </w:rPr>
        <w:t>Figure 3.1.1: VA Framework</w:t>
      </w:r>
    </w:p>
    <w:p w14:paraId="56AB2847" w14:textId="77777777" w:rsidR="00B36EFB" w:rsidRPr="00F42D7C" w:rsidRDefault="00B36EFB" w:rsidP="00B70475">
      <w:pPr>
        <w:pStyle w:val="Heading2"/>
        <w:numPr>
          <w:ilvl w:val="1"/>
          <w:numId w:val="23"/>
        </w:numPr>
        <w:spacing w:after="120" w:line="360" w:lineRule="exact"/>
        <w:ind w:left="646" w:hanging="646"/>
        <w:rPr>
          <w:rFonts w:ascii="Times New Roman" w:hAnsi="Times New Roman" w:cs="Times New Roman"/>
          <w:sz w:val="28"/>
          <w:szCs w:val="24"/>
        </w:rPr>
      </w:pPr>
      <w:bookmarkStart w:id="70" w:name="_Toc497261722"/>
      <w:r w:rsidRPr="00F42D7C">
        <w:rPr>
          <w:rFonts w:ascii="Times New Roman" w:hAnsi="Times New Roman" w:cs="Times New Roman"/>
          <w:sz w:val="28"/>
          <w:szCs w:val="24"/>
        </w:rPr>
        <w:lastRenderedPageBreak/>
        <w:t>Analysis &amp;</w:t>
      </w:r>
      <w:r w:rsidR="00236A20" w:rsidRPr="00F42D7C">
        <w:rPr>
          <w:rFonts w:ascii="Times New Roman" w:hAnsi="Times New Roman" w:cs="Times New Roman"/>
          <w:sz w:val="28"/>
          <w:szCs w:val="24"/>
        </w:rPr>
        <w:t xml:space="preserve">Final </w:t>
      </w:r>
      <w:r w:rsidRPr="00F42D7C">
        <w:rPr>
          <w:rFonts w:ascii="Times New Roman" w:hAnsi="Times New Roman" w:cs="Times New Roman"/>
          <w:sz w:val="28"/>
          <w:szCs w:val="24"/>
        </w:rPr>
        <w:t>Visualisation</w:t>
      </w:r>
      <w:bookmarkEnd w:id="70"/>
    </w:p>
    <w:p w14:paraId="7F3511C4" w14:textId="77777777" w:rsidR="00735987" w:rsidRPr="00F42D7C" w:rsidRDefault="002B7EC3" w:rsidP="00D869BA">
      <w:pPr>
        <w:pStyle w:val="Heading3"/>
        <w:numPr>
          <w:ilvl w:val="2"/>
          <w:numId w:val="23"/>
        </w:numPr>
        <w:spacing w:before="240" w:afterLines="50" w:after="156"/>
        <w:rPr>
          <w:rFonts w:ascii="Times New Roman" w:hAnsi="Times New Roman" w:cs="Times New Roman"/>
          <w:color w:val="auto"/>
          <w:sz w:val="24"/>
        </w:rPr>
      </w:pPr>
      <w:bookmarkStart w:id="71" w:name="_Toc497261723"/>
      <w:r w:rsidRPr="00F42D7C">
        <w:rPr>
          <w:rFonts w:ascii="Times New Roman" w:hAnsi="Times New Roman" w:cs="Times New Roman"/>
          <w:color w:val="auto"/>
          <w:sz w:val="24"/>
        </w:rPr>
        <w:t xml:space="preserve">Visualisation </w:t>
      </w:r>
      <w:r w:rsidR="00B70475" w:rsidRPr="00F42D7C">
        <w:rPr>
          <w:rFonts w:ascii="Times New Roman" w:hAnsi="Times New Roman" w:cs="Times New Roman"/>
          <w:color w:val="auto"/>
          <w:sz w:val="24"/>
        </w:rPr>
        <w:t>Section</w:t>
      </w:r>
      <w:r w:rsidRPr="00F42D7C">
        <w:rPr>
          <w:rFonts w:ascii="Times New Roman" w:hAnsi="Times New Roman" w:cs="Times New Roman"/>
          <w:color w:val="auto"/>
          <w:sz w:val="24"/>
        </w:rPr>
        <w:t xml:space="preserve">1: </w:t>
      </w:r>
      <w:r w:rsidR="00735987" w:rsidRPr="00F42D7C">
        <w:rPr>
          <w:rFonts w:ascii="Times New Roman" w:hAnsi="Times New Roman" w:cs="Times New Roman"/>
          <w:color w:val="auto"/>
          <w:sz w:val="24"/>
        </w:rPr>
        <w:t>Flight Network-View Interactive</w:t>
      </w:r>
      <w:r w:rsidR="00B70475" w:rsidRPr="00F42D7C">
        <w:rPr>
          <w:rFonts w:ascii="Times New Roman" w:hAnsi="Times New Roman" w:cs="Times New Roman"/>
          <w:color w:val="auto"/>
          <w:sz w:val="24"/>
        </w:rPr>
        <w:t xml:space="preserve"> Maps</w:t>
      </w:r>
      <w:bookmarkEnd w:id="71"/>
    </w:p>
    <w:p w14:paraId="31F79493" w14:textId="77777777" w:rsidR="00735987" w:rsidRPr="00F42D7C" w:rsidRDefault="00B70475" w:rsidP="00735987">
      <w:pPr>
        <w:rPr>
          <w:rFonts w:ascii="Times New Roman" w:hAnsi="Times New Roman" w:cs="Times New Roman"/>
        </w:rPr>
      </w:pPr>
      <w:r w:rsidRPr="00F42D7C">
        <w:rPr>
          <w:rFonts w:ascii="Times New Roman" w:hAnsi="Times New Roman" w:cs="Times New Roman"/>
          <w:noProof/>
          <w:lang w:eastAsia="ko-KR"/>
        </w:rPr>
        <w:drawing>
          <wp:inline distT="0" distB="0" distL="0" distR="0" wp14:anchorId="2085812D" wp14:editId="3CB96168">
            <wp:extent cx="5170170" cy="3310255"/>
            <wp:effectExtent l="19050" t="1905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0170" cy="3310255"/>
                    </a:xfrm>
                    <a:prstGeom prst="rect">
                      <a:avLst/>
                    </a:prstGeom>
                    <a:noFill/>
                    <a:ln>
                      <a:solidFill>
                        <a:schemeClr val="bg2">
                          <a:lumMod val="90000"/>
                        </a:schemeClr>
                      </a:solidFill>
                    </a:ln>
                  </pic:spPr>
                </pic:pic>
              </a:graphicData>
            </a:graphic>
          </wp:inline>
        </w:drawing>
      </w:r>
    </w:p>
    <w:p w14:paraId="020B955C" w14:textId="77777777" w:rsidR="00735987" w:rsidRPr="00F42D7C" w:rsidRDefault="00844753" w:rsidP="00D869BA">
      <w:pPr>
        <w:spacing w:beforeLines="20" w:before="62" w:afterLines="50" w:after="156"/>
        <w:jc w:val="center"/>
        <w:rPr>
          <w:rFonts w:ascii="Times New Roman" w:eastAsia="SimHei" w:hAnsi="Times New Roman" w:cs="Times New Roman"/>
          <w:b/>
          <w:color w:val="404040" w:themeColor="text1" w:themeTint="BF"/>
          <w:szCs w:val="21"/>
        </w:rPr>
      </w:pPr>
      <w:r w:rsidRPr="00F42D7C">
        <w:rPr>
          <w:rFonts w:ascii="Times New Roman" w:eastAsia="SimHei" w:hAnsi="Times New Roman" w:cs="Times New Roman"/>
          <w:b/>
          <w:color w:val="404040" w:themeColor="text1" w:themeTint="BF"/>
          <w:szCs w:val="21"/>
        </w:rPr>
        <w:t>Figure 3.2.1</w:t>
      </w:r>
      <w:r w:rsidR="00735987" w:rsidRPr="00F42D7C">
        <w:rPr>
          <w:rFonts w:ascii="Times New Roman" w:eastAsia="SimHei" w:hAnsi="Times New Roman" w:cs="Times New Roman"/>
          <w:b/>
          <w:color w:val="404040" w:themeColor="text1" w:themeTint="BF"/>
          <w:szCs w:val="21"/>
        </w:rPr>
        <w:t xml:space="preserve">: </w:t>
      </w:r>
      <w:r w:rsidR="00364762" w:rsidRPr="00F42D7C">
        <w:rPr>
          <w:rFonts w:ascii="Times New Roman" w:eastAsia="SimHei" w:hAnsi="Times New Roman" w:cs="Times New Roman"/>
          <w:b/>
          <w:color w:val="404040" w:themeColor="text1" w:themeTint="BF"/>
          <w:szCs w:val="21"/>
        </w:rPr>
        <w:t>Interactive Flight Network (Nodes)</w:t>
      </w:r>
    </w:p>
    <w:p w14:paraId="116DA89E" w14:textId="77777777" w:rsidR="008B73F0" w:rsidRPr="00F42D7C" w:rsidRDefault="00735987" w:rsidP="00300769">
      <w:pPr>
        <w:pStyle w:val="BodyText"/>
        <w:jc w:val="both"/>
        <w:rPr>
          <w:rFonts w:ascii="Times New Roman" w:hAnsi="Times New Roman"/>
          <w:i w:val="0"/>
          <w:sz w:val="24"/>
          <w:szCs w:val="24"/>
        </w:rPr>
      </w:pPr>
      <w:r w:rsidRPr="00F42D7C">
        <w:rPr>
          <w:rFonts w:ascii="Times New Roman" w:hAnsi="Times New Roman"/>
          <w:b/>
          <w:bCs/>
          <w:i w:val="0"/>
          <w:color w:val="000000"/>
          <w:sz w:val="24"/>
          <w:szCs w:val="22"/>
        </w:rPr>
        <w:t>P</w:t>
      </w:r>
      <w:r w:rsidRPr="00F42D7C">
        <w:rPr>
          <w:rFonts w:ascii="Times New Roman" w:hAnsi="Times New Roman"/>
          <w:b/>
          <w:i w:val="0"/>
          <w:sz w:val="24"/>
          <w:szCs w:val="24"/>
        </w:rPr>
        <w:t>urpose</w:t>
      </w:r>
      <w:r w:rsidR="000B7785" w:rsidRPr="00F42D7C">
        <w:rPr>
          <w:rFonts w:ascii="Times New Roman" w:hAnsi="Times New Roman"/>
          <w:b/>
          <w:i w:val="0"/>
          <w:sz w:val="24"/>
          <w:szCs w:val="24"/>
        </w:rPr>
        <w:t>:</w:t>
      </w:r>
      <w:r w:rsidR="000B7785" w:rsidRPr="00F42D7C">
        <w:rPr>
          <w:rFonts w:ascii="Times New Roman" w:eastAsiaTheme="minorEastAsia" w:hAnsi="Times New Roman"/>
          <w:i w:val="0"/>
          <w:sz w:val="24"/>
          <w:szCs w:val="24"/>
        </w:rPr>
        <w:t xml:space="preserve"> This</w:t>
      </w:r>
      <w:r w:rsidR="00364762" w:rsidRPr="00F42D7C">
        <w:rPr>
          <w:rFonts w:ascii="Times New Roman" w:eastAsiaTheme="minorEastAsia" w:hAnsi="Times New Roman"/>
          <w:i w:val="0"/>
          <w:sz w:val="24"/>
          <w:szCs w:val="24"/>
        </w:rPr>
        <w:t xml:space="preserve"> interactive flight network designed in </w:t>
      </w:r>
      <w:r w:rsidR="00364762" w:rsidRPr="00F42D7C">
        <w:rPr>
          <w:rFonts w:ascii="Times New Roman" w:eastAsiaTheme="minorEastAsia" w:hAnsi="Times New Roman"/>
          <w:b/>
          <w:i w:val="0"/>
          <w:sz w:val="24"/>
          <w:szCs w:val="24"/>
        </w:rPr>
        <w:t>D3</w:t>
      </w:r>
      <w:r w:rsidR="00364762" w:rsidRPr="00F42D7C">
        <w:rPr>
          <w:rFonts w:ascii="Times New Roman" w:hAnsi="Times New Roman"/>
          <w:i w:val="0"/>
          <w:sz w:val="24"/>
          <w:szCs w:val="24"/>
        </w:rPr>
        <w:t xml:space="preserve"> to show the networks of airports / airlines</w:t>
      </w:r>
      <w:r w:rsidR="000B7785" w:rsidRPr="00F42D7C">
        <w:rPr>
          <w:rFonts w:ascii="Times New Roman" w:hAnsi="Times New Roman"/>
          <w:i w:val="0"/>
          <w:sz w:val="24"/>
          <w:szCs w:val="24"/>
        </w:rPr>
        <w:t xml:space="preserve"> </w:t>
      </w:r>
      <w:r w:rsidR="00364762" w:rsidRPr="00F42D7C">
        <w:rPr>
          <w:rFonts w:ascii="Times New Roman" w:hAnsi="Times New Roman"/>
          <w:i w:val="0"/>
          <w:sz w:val="24"/>
          <w:szCs w:val="24"/>
        </w:rPr>
        <w:t>by flight delay in 21 years</w:t>
      </w:r>
      <w:r w:rsidR="000B7785" w:rsidRPr="00F42D7C">
        <w:rPr>
          <w:rFonts w:ascii="Times New Roman" w:hAnsi="Times New Roman"/>
          <w:i w:val="0"/>
          <w:sz w:val="24"/>
          <w:szCs w:val="24"/>
        </w:rPr>
        <w:t xml:space="preserve"> (</w:t>
      </w:r>
      <w:r w:rsidR="007229D4">
        <w:rPr>
          <w:rFonts w:ascii="Times New Roman" w:hAnsi="Times New Roman"/>
          <w:i w:val="0"/>
          <w:sz w:val="24"/>
          <w:szCs w:val="24"/>
        </w:rPr>
        <w:t xml:space="preserve">since </w:t>
      </w:r>
      <w:r w:rsidR="000B7785" w:rsidRPr="00F42D7C">
        <w:rPr>
          <w:rFonts w:ascii="Times New Roman" w:hAnsi="Times New Roman"/>
          <w:i w:val="0"/>
          <w:sz w:val="24"/>
          <w:szCs w:val="24"/>
        </w:rPr>
        <w:t>1987-2008)</w:t>
      </w:r>
      <w:r w:rsidR="007229D4">
        <w:rPr>
          <w:rFonts w:ascii="Times New Roman" w:hAnsi="Times New Roman"/>
          <w:i w:val="0"/>
          <w:sz w:val="24"/>
          <w:szCs w:val="24"/>
        </w:rPr>
        <w:t xml:space="preserve"> in given data set</w:t>
      </w:r>
      <w:r w:rsidR="00364762" w:rsidRPr="00F42D7C">
        <w:rPr>
          <w:rFonts w:ascii="Times New Roman" w:hAnsi="Times New Roman"/>
          <w:i w:val="0"/>
          <w:sz w:val="24"/>
          <w:szCs w:val="24"/>
        </w:rPr>
        <w:t xml:space="preserve">. </w:t>
      </w:r>
      <w:r w:rsidR="000B7785" w:rsidRPr="00F42D7C">
        <w:rPr>
          <w:rFonts w:ascii="Times New Roman" w:hAnsi="Times New Roman"/>
          <w:i w:val="0"/>
          <w:sz w:val="24"/>
          <w:szCs w:val="24"/>
        </w:rPr>
        <w:t>This visualisation is to a</w:t>
      </w:r>
      <w:r w:rsidR="00364762" w:rsidRPr="00F42D7C">
        <w:rPr>
          <w:rFonts w:ascii="Times New Roman" w:hAnsi="Times New Roman"/>
          <w:i w:val="0"/>
          <w:sz w:val="24"/>
          <w:szCs w:val="24"/>
        </w:rPr>
        <w:t>ssist to find out some events impacts and seasonal variation of airline delays.</w:t>
      </w:r>
      <w:r w:rsidR="007229D4">
        <w:rPr>
          <w:rFonts w:ascii="Times New Roman" w:hAnsi="Times New Roman"/>
          <w:i w:val="0"/>
          <w:sz w:val="24"/>
          <w:szCs w:val="24"/>
        </w:rPr>
        <w:t xml:space="preserve"> Visualisation allows user to </w:t>
      </w:r>
      <w:r w:rsidR="008F3174">
        <w:rPr>
          <w:rFonts w:ascii="Times New Roman" w:hAnsi="Times New Roman"/>
          <w:i w:val="0"/>
          <w:sz w:val="24"/>
          <w:szCs w:val="24"/>
        </w:rPr>
        <w:t>select</w:t>
      </w:r>
      <w:r w:rsidR="007229D4" w:rsidRPr="00F42D7C">
        <w:rPr>
          <w:rFonts w:ascii="Times New Roman" w:hAnsi="Times New Roman"/>
          <w:i w:val="0"/>
          <w:sz w:val="24"/>
          <w:szCs w:val="24"/>
        </w:rPr>
        <w:t xml:space="preserve"> </w:t>
      </w:r>
      <w:r w:rsidR="007229D4">
        <w:rPr>
          <w:rFonts w:ascii="Times New Roman" w:hAnsi="Times New Roman"/>
          <w:i w:val="0"/>
          <w:sz w:val="24"/>
          <w:szCs w:val="24"/>
        </w:rPr>
        <w:t>year</w:t>
      </w:r>
      <w:r w:rsidR="007229D4" w:rsidRPr="00F42D7C">
        <w:rPr>
          <w:rFonts w:ascii="Times New Roman" w:hAnsi="Times New Roman"/>
          <w:i w:val="0"/>
          <w:sz w:val="24"/>
          <w:szCs w:val="24"/>
        </w:rPr>
        <w:t>, nodes (airports)</w:t>
      </w:r>
      <w:r w:rsidR="007229D4">
        <w:rPr>
          <w:rFonts w:ascii="Times New Roman" w:hAnsi="Times New Roman"/>
          <w:i w:val="0"/>
          <w:sz w:val="24"/>
          <w:szCs w:val="24"/>
        </w:rPr>
        <w:t xml:space="preserve"> to identify flight delay.</w:t>
      </w:r>
    </w:p>
    <w:p w14:paraId="36EA5FBC" w14:textId="77777777" w:rsidR="008B73F0" w:rsidRPr="00F42D7C" w:rsidRDefault="008B73F0" w:rsidP="008B73F0">
      <w:pPr>
        <w:pStyle w:val="BodyText"/>
        <w:rPr>
          <w:rFonts w:ascii="Times New Roman" w:eastAsiaTheme="minorEastAsia" w:hAnsi="Times New Roman"/>
          <w:i w:val="0"/>
          <w:sz w:val="24"/>
          <w:szCs w:val="24"/>
        </w:rPr>
      </w:pPr>
    </w:p>
    <w:p w14:paraId="586791D4" w14:textId="77777777" w:rsidR="00364762" w:rsidRPr="00F42D7C" w:rsidRDefault="00364762" w:rsidP="00D869BA">
      <w:pPr>
        <w:pStyle w:val="BodyText"/>
        <w:spacing w:afterLines="20" w:after="62"/>
        <w:jc w:val="both"/>
        <w:rPr>
          <w:rFonts w:ascii="Times New Roman" w:hAnsi="Times New Roman"/>
          <w:i w:val="0"/>
          <w:sz w:val="24"/>
          <w:szCs w:val="24"/>
        </w:rPr>
      </w:pPr>
      <w:r w:rsidRPr="00F42D7C">
        <w:rPr>
          <w:rFonts w:ascii="Times New Roman" w:hAnsi="Times New Roman"/>
          <w:b/>
          <w:i w:val="0"/>
          <w:sz w:val="24"/>
          <w:szCs w:val="24"/>
        </w:rPr>
        <w:t>Nodes (Circle)</w:t>
      </w:r>
      <w:r w:rsidR="000B7785" w:rsidRPr="00F42D7C">
        <w:rPr>
          <w:rFonts w:ascii="Times New Roman" w:hAnsi="Times New Roman"/>
          <w:b/>
          <w:i w:val="0"/>
          <w:sz w:val="24"/>
          <w:szCs w:val="24"/>
        </w:rPr>
        <w:t xml:space="preserve"> </w:t>
      </w:r>
      <w:r w:rsidR="008F3174" w:rsidRPr="00F42D7C">
        <w:rPr>
          <w:rFonts w:ascii="Times New Roman" w:hAnsi="Times New Roman"/>
          <w:i w:val="0"/>
          <w:sz w:val="24"/>
          <w:szCs w:val="24"/>
        </w:rPr>
        <w:t xml:space="preserve">size </w:t>
      </w:r>
      <w:r w:rsidR="008F3174">
        <w:rPr>
          <w:rFonts w:ascii="Times New Roman" w:hAnsi="Times New Roman"/>
          <w:i w:val="0"/>
          <w:sz w:val="24"/>
          <w:szCs w:val="24"/>
        </w:rPr>
        <w:t>indicates</w:t>
      </w:r>
      <w:r w:rsidRPr="00F42D7C">
        <w:rPr>
          <w:rFonts w:ascii="Times New Roman" w:hAnsi="Times New Roman"/>
          <w:i w:val="0"/>
          <w:sz w:val="24"/>
          <w:szCs w:val="24"/>
        </w:rPr>
        <w:t xml:space="preserve"> airports centrality, and the colour scale of nodes indicates the delay percentage of the airports. Interaction with airport node (Hover) on graph to highlight network associated with airport alongside a brief summary. </w:t>
      </w:r>
    </w:p>
    <w:p w14:paraId="18524663" w14:textId="77777777" w:rsidR="00735987" w:rsidRPr="00F42D7C" w:rsidRDefault="008B73F0" w:rsidP="00300769">
      <w:pPr>
        <w:pStyle w:val="BodyText"/>
        <w:jc w:val="both"/>
        <w:rPr>
          <w:rFonts w:ascii="Times New Roman" w:eastAsiaTheme="minorEastAsia" w:hAnsi="Times New Roman"/>
          <w:i w:val="0"/>
          <w:sz w:val="24"/>
          <w:szCs w:val="24"/>
        </w:rPr>
      </w:pPr>
      <w:r w:rsidRPr="00F42D7C">
        <w:rPr>
          <w:rFonts w:ascii="Times New Roman" w:hAnsi="Times New Roman"/>
          <w:i w:val="0"/>
          <w:noProof/>
          <w:sz w:val="24"/>
          <w:szCs w:val="24"/>
          <w:lang w:eastAsia="ko-KR"/>
        </w:rPr>
        <w:drawing>
          <wp:anchor distT="0" distB="0" distL="114300" distR="114300" simplePos="0" relativeHeight="251668480" behindDoc="1" locked="0" layoutInCell="1" allowOverlap="1" wp14:anchorId="2EDAA641" wp14:editId="1528CC6E">
            <wp:simplePos x="0" y="0"/>
            <wp:positionH relativeFrom="column">
              <wp:posOffset>24319</wp:posOffset>
            </wp:positionH>
            <wp:positionV relativeFrom="paragraph">
              <wp:posOffset>72687</wp:posOffset>
            </wp:positionV>
            <wp:extent cx="3822970" cy="2442632"/>
            <wp:effectExtent l="19050" t="19050" r="25400" b="15240"/>
            <wp:wrapTight wrapText="bothSides">
              <wp:wrapPolygon edited="0">
                <wp:start x="-108" y="-168"/>
                <wp:lineTo x="-108" y="21566"/>
                <wp:lineTo x="21636" y="21566"/>
                <wp:lineTo x="21636" y="-168"/>
                <wp:lineTo x="-108" y="-168"/>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2970" cy="2442632"/>
                    </a:xfrm>
                    <a:prstGeom prst="rect">
                      <a:avLst/>
                    </a:prstGeom>
                    <a:ln>
                      <a:solidFill>
                        <a:schemeClr val="bg2">
                          <a:lumMod val="90000"/>
                        </a:schemeClr>
                      </a:solidFill>
                    </a:ln>
                  </pic:spPr>
                </pic:pic>
              </a:graphicData>
            </a:graphic>
          </wp:anchor>
        </w:drawing>
      </w:r>
    </w:p>
    <w:p w14:paraId="27630BAC" w14:textId="77777777" w:rsidR="00300769" w:rsidRPr="00F42D7C" w:rsidRDefault="00300769" w:rsidP="00300769">
      <w:pPr>
        <w:pStyle w:val="BodyText"/>
        <w:jc w:val="both"/>
        <w:rPr>
          <w:rFonts w:ascii="Times New Roman" w:hAnsi="Times New Roman"/>
          <w:b/>
          <w:i w:val="0"/>
          <w:sz w:val="24"/>
          <w:szCs w:val="24"/>
        </w:rPr>
      </w:pPr>
      <w:r w:rsidRPr="00F42D7C">
        <w:rPr>
          <w:rFonts w:ascii="Times New Roman" w:hAnsi="Times New Roman"/>
          <w:b/>
          <w:i w:val="0"/>
          <w:sz w:val="24"/>
          <w:szCs w:val="24"/>
        </w:rPr>
        <w:t>Edges</w:t>
      </w:r>
      <w:r w:rsidRPr="00F42D7C">
        <w:rPr>
          <w:rFonts w:ascii="Times New Roman" w:hAnsi="Times New Roman"/>
          <w:i w:val="0"/>
          <w:sz w:val="24"/>
          <w:szCs w:val="24"/>
        </w:rPr>
        <w:t xml:space="preserve"> (Airlines route) in different weights affected by number of flights alongside custom edge attribute of delay percentage. The red colour of path for delays.</w:t>
      </w:r>
    </w:p>
    <w:p w14:paraId="1DC398CF" w14:textId="77777777" w:rsidR="00735987" w:rsidRPr="00F42D7C" w:rsidRDefault="00735987" w:rsidP="00735987">
      <w:pPr>
        <w:pStyle w:val="BodyText"/>
        <w:rPr>
          <w:rFonts w:ascii="Times New Roman" w:eastAsiaTheme="minorEastAsia" w:hAnsi="Times New Roman"/>
          <w:i w:val="0"/>
          <w:sz w:val="24"/>
          <w:szCs w:val="24"/>
          <w:lang w:val="en-CA"/>
        </w:rPr>
      </w:pPr>
    </w:p>
    <w:p w14:paraId="73C9F013" w14:textId="77777777" w:rsidR="00300769" w:rsidRPr="00F42D7C" w:rsidRDefault="00300769" w:rsidP="00300769">
      <w:pPr>
        <w:pStyle w:val="BodyText"/>
        <w:rPr>
          <w:rFonts w:ascii="Times New Roman" w:eastAsia="SimHei" w:hAnsi="Times New Roman"/>
          <w:b/>
          <w:i w:val="0"/>
          <w:iCs w:val="0"/>
          <w:color w:val="404040" w:themeColor="text1" w:themeTint="BF"/>
          <w:kern w:val="2"/>
          <w:sz w:val="21"/>
          <w:szCs w:val="21"/>
        </w:rPr>
      </w:pPr>
      <w:r w:rsidRPr="00F42D7C">
        <w:rPr>
          <w:rFonts w:ascii="Times New Roman" w:eastAsia="SimHei" w:hAnsi="Times New Roman"/>
          <w:b/>
          <w:i w:val="0"/>
          <w:iCs w:val="0"/>
          <w:color w:val="404040" w:themeColor="text1" w:themeTint="BF"/>
          <w:kern w:val="2"/>
          <w:sz w:val="21"/>
          <w:szCs w:val="21"/>
        </w:rPr>
        <w:t>Figure 3.2.2: Interactive Flight Network (Edges)</w:t>
      </w:r>
    </w:p>
    <w:p w14:paraId="250BEF8E" w14:textId="77777777" w:rsidR="00300769" w:rsidRPr="00F42D7C" w:rsidRDefault="00300769" w:rsidP="00735987">
      <w:pPr>
        <w:pStyle w:val="BodyText"/>
        <w:rPr>
          <w:rFonts w:ascii="Times New Roman" w:eastAsiaTheme="minorEastAsia" w:hAnsi="Times New Roman"/>
          <w:i w:val="0"/>
          <w:sz w:val="24"/>
          <w:szCs w:val="24"/>
          <w:lang w:val="en-CA"/>
        </w:rPr>
      </w:pPr>
    </w:p>
    <w:p w14:paraId="55F1EEBB" w14:textId="77777777" w:rsidR="00300769" w:rsidRPr="00F42D7C" w:rsidRDefault="008F3174" w:rsidP="00502B97">
      <w:pPr>
        <w:rPr>
          <w:rFonts w:ascii="Times New Roman" w:hAnsi="Times New Roman" w:cs="Times New Roman"/>
          <w:sz w:val="24"/>
        </w:rPr>
      </w:pPr>
      <w:r w:rsidRPr="00F42D7C">
        <w:rPr>
          <w:rFonts w:ascii="Times New Roman" w:hAnsi="Times New Roman" w:cs="Times New Roman"/>
          <w:b/>
          <w:sz w:val="24"/>
        </w:rPr>
        <w:t>Analysis:</w:t>
      </w:r>
      <w:r w:rsidRPr="00F42D7C">
        <w:rPr>
          <w:rFonts w:ascii="Times New Roman" w:hAnsi="Times New Roman" w:cs="Times New Roman"/>
          <w:sz w:val="24"/>
        </w:rPr>
        <w:t xml:space="preserve"> The</w:t>
      </w:r>
      <w:r w:rsidR="000C22B1" w:rsidRPr="00F42D7C">
        <w:rPr>
          <w:rFonts w:ascii="Times New Roman" w:hAnsi="Times New Roman" w:cs="Times New Roman"/>
          <w:sz w:val="24"/>
        </w:rPr>
        <w:t xml:space="preserve"> effect of </w:t>
      </w:r>
      <w:r>
        <w:rPr>
          <w:rFonts w:ascii="Times New Roman" w:hAnsi="Times New Roman" w:cs="Times New Roman"/>
          <w:b/>
          <w:sz w:val="24"/>
        </w:rPr>
        <w:t>9/</w:t>
      </w:r>
      <w:r w:rsidR="000C22B1" w:rsidRPr="00F42D7C">
        <w:rPr>
          <w:rFonts w:ascii="Times New Roman" w:hAnsi="Times New Roman" w:cs="Times New Roman"/>
          <w:b/>
          <w:sz w:val="24"/>
        </w:rPr>
        <w:t>11</w:t>
      </w:r>
      <w:r w:rsidR="000C22B1" w:rsidRPr="00F42D7C">
        <w:rPr>
          <w:rFonts w:ascii="Times New Roman" w:hAnsi="Times New Roman" w:cs="Times New Roman"/>
          <w:sz w:val="24"/>
        </w:rPr>
        <w:t xml:space="preserve"> can be identified by the significant reduction of airline delay nationally in 2001, and the delay performance of some particular airport and airlines gradually recovered post 911 till 2003. The effect of </w:t>
      </w:r>
      <w:r w:rsidR="000C22B1" w:rsidRPr="00F42D7C">
        <w:rPr>
          <w:rFonts w:ascii="Times New Roman" w:hAnsi="Times New Roman" w:cs="Times New Roman"/>
          <w:b/>
          <w:sz w:val="24"/>
        </w:rPr>
        <w:t>Y2K Bug</w:t>
      </w:r>
      <w:r w:rsidR="000C22B1" w:rsidRPr="00F42D7C">
        <w:rPr>
          <w:rFonts w:ascii="Times New Roman" w:hAnsi="Times New Roman" w:cs="Times New Roman"/>
          <w:sz w:val="24"/>
        </w:rPr>
        <w:t xml:space="preserve"> shows significant delay increase in 2000 compared to years before the Y2K, and the impact has been relieved in 2001 and 2002.</w:t>
      </w:r>
    </w:p>
    <w:p w14:paraId="3D605519" w14:textId="77777777" w:rsidR="00735987" w:rsidRPr="00F42D7C" w:rsidRDefault="00735987" w:rsidP="00D869BA">
      <w:pPr>
        <w:pStyle w:val="BodyText"/>
        <w:spacing w:beforeLines="50" w:before="156"/>
        <w:jc w:val="both"/>
        <w:rPr>
          <w:rFonts w:ascii="Times New Roman" w:hAnsi="Times New Roman"/>
          <w:b/>
          <w:i w:val="0"/>
          <w:sz w:val="24"/>
          <w:szCs w:val="24"/>
        </w:rPr>
      </w:pPr>
      <w:r w:rsidRPr="00F42D7C">
        <w:rPr>
          <w:rFonts w:ascii="Times New Roman" w:hAnsi="Times New Roman"/>
          <w:b/>
          <w:i w:val="0"/>
          <w:sz w:val="24"/>
          <w:szCs w:val="24"/>
        </w:rPr>
        <w:t>Pros:</w:t>
      </w:r>
    </w:p>
    <w:p w14:paraId="33AD7FC4" w14:textId="77777777" w:rsidR="00735987" w:rsidRPr="00F42D7C" w:rsidRDefault="00502B97" w:rsidP="00502B97">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User interactive feature allow users to select year and airport for visualisation</w:t>
      </w:r>
    </w:p>
    <w:p w14:paraId="220B5A52" w14:textId="77777777" w:rsidR="00502B97" w:rsidRDefault="00502B97" w:rsidP="00502B97">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Highlighting node provides additional information about airport</w:t>
      </w:r>
    </w:p>
    <w:p w14:paraId="2894C6A5" w14:textId="77777777" w:rsidR="00735987" w:rsidRPr="00F42D7C" w:rsidRDefault="00735987" w:rsidP="00D869BA">
      <w:pPr>
        <w:pStyle w:val="BodyText"/>
        <w:spacing w:beforeLines="50" w:before="156"/>
        <w:jc w:val="both"/>
        <w:rPr>
          <w:rFonts w:ascii="Times New Roman" w:hAnsi="Times New Roman"/>
          <w:b/>
          <w:i w:val="0"/>
          <w:sz w:val="24"/>
          <w:szCs w:val="24"/>
        </w:rPr>
      </w:pPr>
      <w:r w:rsidRPr="00F42D7C">
        <w:rPr>
          <w:rFonts w:ascii="Times New Roman" w:hAnsi="Times New Roman"/>
          <w:b/>
          <w:i w:val="0"/>
          <w:sz w:val="24"/>
          <w:szCs w:val="24"/>
        </w:rPr>
        <w:t xml:space="preserve">Cons: </w:t>
      </w:r>
    </w:p>
    <w:p w14:paraId="6E956D06" w14:textId="77777777" w:rsidR="00CE7FAD" w:rsidRPr="00F42D7C" w:rsidRDefault="00502B97" w:rsidP="00502B97">
      <w:pPr>
        <w:pStyle w:val="BodyText"/>
        <w:jc w:val="both"/>
        <w:rPr>
          <w:rFonts w:ascii="Times New Roman" w:eastAsiaTheme="minorEastAsia"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Visualisation get bit messy if try to find flight delay for states away from USA main land like Alaska, Hawaii.</w:t>
      </w:r>
    </w:p>
    <w:p w14:paraId="75846B26" w14:textId="77777777" w:rsidR="00735987" w:rsidRPr="00F42D7C" w:rsidRDefault="002B7EC3" w:rsidP="00D869BA">
      <w:pPr>
        <w:pStyle w:val="Heading3"/>
        <w:numPr>
          <w:ilvl w:val="2"/>
          <w:numId w:val="23"/>
        </w:numPr>
        <w:spacing w:before="240" w:afterLines="50" w:after="156"/>
        <w:rPr>
          <w:rFonts w:ascii="Times New Roman" w:hAnsi="Times New Roman" w:cs="Times New Roman"/>
          <w:color w:val="auto"/>
          <w:sz w:val="24"/>
        </w:rPr>
      </w:pPr>
      <w:bookmarkStart w:id="72" w:name="_Toc497261724"/>
      <w:r w:rsidRPr="00F42D7C">
        <w:rPr>
          <w:rFonts w:ascii="Times New Roman" w:hAnsi="Times New Roman" w:cs="Times New Roman"/>
          <w:color w:val="auto"/>
          <w:sz w:val="24"/>
        </w:rPr>
        <w:t xml:space="preserve">Visualisation </w:t>
      </w:r>
      <w:r w:rsidR="00AB09BD" w:rsidRPr="00F42D7C">
        <w:rPr>
          <w:rFonts w:ascii="Times New Roman" w:hAnsi="Times New Roman" w:cs="Times New Roman"/>
          <w:color w:val="auto"/>
          <w:sz w:val="24"/>
        </w:rPr>
        <w:t>Section 1</w:t>
      </w:r>
      <w:r w:rsidRPr="00F42D7C">
        <w:rPr>
          <w:rFonts w:ascii="Times New Roman" w:hAnsi="Times New Roman" w:cs="Times New Roman"/>
          <w:color w:val="auto"/>
          <w:sz w:val="24"/>
        </w:rPr>
        <w:t xml:space="preserve">: </w:t>
      </w:r>
      <w:r w:rsidR="00735987" w:rsidRPr="00F42D7C">
        <w:rPr>
          <w:rFonts w:ascii="Times New Roman" w:hAnsi="Times New Roman" w:cs="Times New Roman"/>
          <w:color w:val="auto"/>
          <w:sz w:val="24"/>
        </w:rPr>
        <w:t>Flight Network-View Overview</w:t>
      </w:r>
      <w:bookmarkEnd w:id="72"/>
    </w:p>
    <w:p w14:paraId="740F8743" w14:textId="77777777" w:rsidR="00735987" w:rsidRPr="00F42D7C" w:rsidRDefault="00027745" w:rsidP="00735987">
      <w:pPr>
        <w:rPr>
          <w:rFonts w:ascii="Times New Roman" w:hAnsi="Times New Roman" w:cs="Times New Roman"/>
        </w:rPr>
      </w:pPr>
      <w:r>
        <w:rPr>
          <w:rFonts w:ascii="Times New Roman" w:hAnsi="Times New Roman" w:cs="Times New Roman"/>
          <w:noProof/>
          <w:lang w:eastAsia="ko-KR"/>
        </w:rPr>
        <w:drawing>
          <wp:inline distT="0" distB="0" distL="0" distR="0" wp14:anchorId="59375002" wp14:editId="3A053179">
            <wp:extent cx="5274310" cy="3455340"/>
            <wp:effectExtent l="19050" t="0" r="254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274310" cy="3455340"/>
                    </a:xfrm>
                    <a:prstGeom prst="rect">
                      <a:avLst/>
                    </a:prstGeom>
                    <a:noFill/>
                    <a:ln w="9525">
                      <a:noFill/>
                      <a:miter lim="800000"/>
                      <a:headEnd/>
                      <a:tailEnd/>
                    </a:ln>
                  </pic:spPr>
                </pic:pic>
              </a:graphicData>
            </a:graphic>
          </wp:inline>
        </w:drawing>
      </w:r>
    </w:p>
    <w:p w14:paraId="12C51C4A" w14:textId="77777777" w:rsidR="00735987" w:rsidRPr="00F42D7C" w:rsidRDefault="00735987" w:rsidP="00D869BA">
      <w:pPr>
        <w:spacing w:beforeLines="20" w:before="62" w:afterLines="50" w:after="156"/>
        <w:jc w:val="center"/>
        <w:rPr>
          <w:rFonts w:ascii="Times New Roman" w:eastAsia="SimHei" w:hAnsi="Times New Roman" w:cs="Times New Roman"/>
          <w:b/>
          <w:color w:val="404040" w:themeColor="text1" w:themeTint="BF"/>
          <w:szCs w:val="21"/>
        </w:rPr>
      </w:pPr>
      <w:r w:rsidRPr="00F42D7C">
        <w:rPr>
          <w:rFonts w:ascii="Times New Roman" w:eastAsia="SimHei" w:hAnsi="Times New Roman" w:cs="Times New Roman"/>
          <w:b/>
          <w:color w:val="404040" w:themeColor="text1" w:themeTint="BF"/>
          <w:szCs w:val="21"/>
        </w:rPr>
        <w:t>Figure 3.2.</w:t>
      </w:r>
      <w:r w:rsidR="00844753" w:rsidRPr="00F42D7C">
        <w:rPr>
          <w:rFonts w:ascii="Times New Roman" w:eastAsia="SimHei" w:hAnsi="Times New Roman" w:cs="Times New Roman"/>
          <w:b/>
          <w:color w:val="404040" w:themeColor="text1" w:themeTint="BF"/>
          <w:szCs w:val="21"/>
        </w:rPr>
        <w:t>2</w:t>
      </w:r>
      <w:r w:rsidRPr="00F42D7C">
        <w:rPr>
          <w:rFonts w:ascii="Times New Roman" w:eastAsia="SimHei" w:hAnsi="Times New Roman" w:cs="Times New Roman"/>
          <w:b/>
          <w:color w:val="404040" w:themeColor="text1" w:themeTint="BF"/>
          <w:szCs w:val="21"/>
        </w:rPr>
        <w:t>: Geo-Special Layout of USA Airlines In 2008</w:t>
      </w:r>
    </w:p>
    <w:p w14:paraId="2EDAFB9B" w14:textId="77777777" w:rsidR="00735987" w:rsidRPr="00F42D7C" w:rsidRDefault="00735987" w:rsidP="00735987">
      <w:pPr>
        <w:pStyle w:val="BodyText"/>
        <w:jc w:val="both"/>
        <w:rPr>
          <w:rFonts w:ascii="Times New Roman" w:hAnsi="Times New Roman"/>
          <w:i w:val="0"/>
          <w:sz w:val="24"/>
          <w:szCs w:val="24"/>
        </w:rPr>
      </w:pPr>
      <w:r w:rsidRPr="00F42D7C">
        <w:rPr>
          <w:rFonts w:ascii="Times New Roman" w:hAnsi="Times New Roman"/>
          <w:b/>
          <w:bCs/>
          <w:i w:val="0"/>
          <w:color w:val="000000"/>
          <w:sz w:val="24"/>
          <w:szCs w:val="22"/>
        </w:rPr>
        <w:t>Purpose</w:t>
      </w:r>
      <w:r w:rsidRPr="00F42D7C">
        <w:rPr>
          <w:rFonts w:ascii="Times New Roman" w:hAnsi="Times New Roman"/>
          <w:b/>
          <w:bCs/>
          <w:i w:val="0"/>
          <w:color w:val="000000"/>
          <w:sz w:val="24"/>
        </w:rPr>
        <w:t xml:space="preserve">: </w:t>
      </w:r>
      <w:r w:rsidRPr="00F42D7C">
        <w:rPr>
          <w:rFonts w:ascii="Times New Roman" w:hAnsi="Times New Roman"/>
          <w:i w:val="0"/>
          <w:sz w:val="24"/>
          <w:szCs w:val="24"/>
        </w:rPr>
        <w:t>Creating Geo-spatial layout in</w:t>
      </w:r>
      <w:r w:rsidRPr="00F42D7C">
        <w:rPr>
          <w:rFonts w:ascii="Times New Roman" w:hAnsi="Times New Roman"/>
          <w:b/>
          <w:i w:val="0"/>
          <w:sz w:val="24"/>
          <w:szCs w:val="24"/>
        </w:rPr>
        <w:t xml:space="preserve"> ArcGIS </w:t>
      </w:r>
      <w:r w:rsidRPr="00F42D7C">
        <w:rPr>
          <w:rFonts w:ascii="Times New Roman" w:hAnsi="Times New Roman"/>
          <w:i w:val="0"/>
          <w:sz w:val="24"/>
          <w:szCs w:val="24"/>
        </w:rPr>
        <w:t>which will represent airports and routes which cause most delay in entire network and give overview visualization to deliver the specific airports or routes to avoid while travelling</w:t>
      </w:r>
    </w:p>
    <w:p w14:paraId="21F3300B" w14:textId="77777777" w:rsidR="00735987" w:rsidRPr="00F42D7C" w:rsidRDefault="00735987" w:rsidP="00735987">
      <w:pPr>
        <w:pStyle w:val="BodyText"/>
        <w:jc w:val="both"/>
        <w:rPr>
          <w:rFonts w:ascii="Times New Roman" w:hAnsi="Times New Roman"/>
          <w:b/>
          <w:i w:val="0"/>
          <w:sz w:val="24"/>
          <w:szCs w:val="24"/>
        </w:rPr>
      </w:pPr>
    </w:p>
    <w:p w14:paraId="0986DB75" w14:textId="77777777" w:rsidR="00735987" w:rsidRPr="00F42D7C" w:rsidRDefault="00735987" w:rsidP="00735987">
      <w:pPr>
        <w:pStyle w:val="BodyText"/>
        <w:jc w:val="both"/>
        <w:rPr>
          <w:rFonts w:ascii="Times New Roman" w:hAnsi="Times New Roman"/>
          <w:i w:val="0"/>
          <w:sz w:val="24"/>
          <w:szCs w:val="24"/>
        </w:rPr>
      </w:pPr>
      <w:r w:rsidRPr="00F42D7C">
        <w:rPr>
          <w:rFonts w:ascii="Times New Roman" w:hAnsi="Times New Roman"/>
          <w:b/>
          <w:i w:val="0"/>
          <w:sz w:val="24"/>
          <w:szCs w:val="24"/>
        </w:rPr>
        <w:t>Node</w:t>
      </w:r>
      <w:r w:rsidR="00F81C01">
        <w:rPr>
          <w:rFonts w:ascii="Times New Roman" w:hAnsi="Times New Roman"/>
          <w:b/>
          <w:i w:val="0"/>
          <w:sz w:val="24"/>
          <w:szCs w:val="24"/>
        </w:rPr>
        <w:t>s</w:t>
      </w:r>
      <w:r w:rsidRPr="00F42D7C">
        <w:rPr>
          <w:rFonts w:ascii="Times New Roman" w:hAnsi="Times New Roman"/>
          <w:i w:val="0"/>
          <w:sz w:val="24"/>
          <w:szCs w:val="24"/>
        </w:rPr>
        <w:t xml:space="preserve">: Identified in different colours and sizes (signs) by using airport delay percentage, the higher the percentage of delay, the larger nodes size. </w:t>
      </w:r>
      <w:r w:rsidR="007E63D7">
        <w:rPr>
          <w:rFonts w:ascii="Times New Roman" w:hAnsi="Times New Roman"/>
          <w:i w:val="0"/>
          <w:sz w:val="24"/>
          <w:szCs w:val="24"/>
        </w:rPr>
        <w:t xml:space="preserve">In this visualisation </w:t>
      </w:r>
      <w:r w:rsidRPr="00F42D7C">
        <w:rPr>
          <w:rFonts w:ascii="Times New Roman" w:hAnsi="Times New Roman"/>
          <w:i w:val="0"/>
          <w:sz w:val="24"/>
          <w:szCs w:val="24"/>
        </w:rPr>
        <w:t xml:space="preserve">airport has 100% delay only has two airlines. </w:t>
      </w:r>
    </w:p>
    <w:p w14:paraId="159DD998" w14:textId="77777777" w:rsidR="00735987" w:rsidRPr="00F42D7C" w:rsidRDefault="00735987" w:rsidP="00735987">
      <w:pPr>
        <w:pStyle w:val="BodyText"/>
        <w:jc w:val="both"/>
        <w:rPr>
          <w:rFonts w:ascii="Times New Roman" w:hAnsi="Times New Roman"/>
          <w:b/>
          <w:i w:val="0"/>
          <w:sz w:val="24"/>
          <w:szCs w:val="24"/>
        </w:rPr>
      </w:pPr>
    </w:p>
    <w:p w14:paraId="63B157A3" w14:textId="77777777" w:rsidR="00735987" w:rsidRPr="00F42D7C" w:rsidRDefault="00735987" w:rsidP="00AC0C7A">
      <w:pPr>
        <w:pStyle w:val="BodyText"/>
        <w:jc w:val="both"/>
        <w:rPr>
          <w:rFonts w:ascii="Times New Roman" w:eastAsiaTheme="minorEastAsia" w:hAnsi="Times New Roman"/>
          <w:i w:val="0"/>
          <w:sz w:val="24"/>
          <w:szCs w:val="24"/>
        </w:rPr>
      </w:pPr>
      <w:r w:rsidRPr="00F42D7C">
        <w:rPr>
          <w:rFonts w:ascii="Times New Roman" w:hAnsi="Times New Roman"/>
          <w:b/>
          <w:i w:val="0"/>
          <w:sz w:val="24"/>
          <w:szCs w:val="24"/>
        </w:rPr>
        <w:lastRenderedPageBreak/>
        <w:t>Edges</w:t>
      </w:r>
      <w:r w:rsidRPr="00F42D7C">
        <w:rPr>
          <w:rFonts w:ascii="Times New Roman" w:hAnsi="Times New Roman"/>
          <w:i w:val="0"/>
          <w:sz w:val="24"/>
          <w:szCs w:val="24"/>
        </w:rPr>
        <w:t xml:space="preserve">: Representing airlines route in different weights affected by number of flights alongside custom edge attribute of delay percentage. This is done to reduce the overall edges within the network. The colour of the airlines by using transparent 40%. The red lines show the number of flights in this airline more than 8000. </w:t>
      </w:r>
    </w:p>
    <w:p w14:paraId="257BE3A1" w14:textId="77777777" w:rsidR="00735987" w:rsidRPr="00F42D7C" w:rsidRDefault="00735987" w:rsidP="00D869BA">
      <w:pPr>
        <w:pStyle w:val="BodyText"/>
        <w:spacing w:beforeLines="50" w:before="156"/>
        <w:jc w:val="both"/>
        <w:rPr>
          <w:rFonts w:ascii="Times New Roman" w:hAnsi="Times New Roman"/>
          <w:b/>
          <w:i w:val="0"/>
          <w:sz w:val="24"/>
          <w:szCs w:val="24"/>
        </w:rPr>
      </w:pPr>
      <w:r w:rsidRPr="00F42D7C">
        <w:rPr>
          <w:rFonts w:ascii="Times New Roman" w:hAnsi="Times New Roman"/>
          <w:b/>
          <w:i w:val="0"/>
          <w:sz w:val="24"/>
          <w:szCs w:val="24"/>
        </w:rPr>
        <w:t>Pros:</w:t>
      </w:r>
    </w:p>
    <w:p w14:paraId="1CD8620B" w14:textId="77777777" w:rsidR="00735987" w:rsidRPr="00F42D7C" w:rsidRDefault="00AB09BD" w:rsidP="00AC0C7A">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Simple visualisation provide airports and routes</w:t>
      </w:r>
      <w:r w:rsidRPr="00F42D7C">
        <w:rPr>
          <w:rFonts w:ascii="Times New Roman" w:hAnsi="Times New Roman"/>
          <w:i w:val="0"/>
          <w:sz w:val="24"/>
          <w:szCs w:val="24"/>
        </w:rPr>
        <w:t xml:space="preserve"> have</w:t>
      </w:r>
      <w:r w:rsidR="00735987" w:rsidRPr="00F42D7C">
        <w:rPr>
          <w:rFonts w:ascii="Times New Roman" w:hAnsi="Times New Roman"/>
          <w:i w:val="0"/>
          <w:sz w:val="24"/>
          <w:szCs w:val="24"/>
        </w:rPr>
        <w:t xml:space="preserve"> most delay </w:t>
      </w:r>
      <w:r w:rsidRPr="00F42D7C">
        <w:rPr>
          <w:rFonts w:ascii="Times New Roman" w:hAnsi="Times New Roman"/>
          <w:i w:val="0"/>
          <w:sz w:val="24"/>
          <w:szCs w:val="24"/>
        </w:rPr>
        <w:t xml:space="preserve">for </w:t>
      </w:r>
      <w:r w:rsidR="00735987" w:rsidRPr="00F42D7C">
        <w:rPr>
          <w:rFonts w:ascii="Times New Roman" w:hAnsi="Times New Roman"/>
          <w:i w:val="0"/>
          <w:sz w:val="24"/>
          <w:szCs w:val="24"/>
        </w:rPr>
        <w:t>entire network</w:t>
      </w:r>
    </w:p>
    <w:p w14:paraId="34360F92" w14:textId="77777777" w:rsidR="00735987" w:rsidRPr="00F42D7C" w:rsidRDefault="00AB09BD" w:rsidP="00AC0C7A">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E63D7">
        <w:rPr>
          <w:rFonts w:ascii="Times New Roman" w:hAnsi="Times New Roman"/>
          <w:i w:val="0"/>
          <w:sz w:val="24"/>
          <w:szCs w:val="24"/>
        </w:rPr>
        <w:t xml:space="preserve">Key information provided with distance, number of flights by size of edges </w:t>
      </w:r>
    </w:p>
    <w:p w14:paraId="19002A22" w14:textId="77777777" w:rsidR="00735987" w:rsidRPr="00F42D7C" w:rsidRDefault="00735987" w:rsidP="00D869BA">
      <w:pPr>
        <w:pStyle w:val="BodyText"/>
        <w:spacing w:beforeLines="50" w:before="156"/>
        <w:jc w:val="both"/>
        <w:rPr>
          <w:rFonts w:ascii="Times New Roman" w:hAnsi="Times New Roman"/>
          <w:b/>
          <w:i w:val="0"/>
          <w:sz w:val="24"/>
          <w:szCs w:val="24"/>
        </w:rPr>
      </w:pPr>
      <w:r w:rsidRPr="00F42D7C">
        <w:rPr>
          <w:rFonts w:ascii="Times New Roman" w:hAnsi="Times New Roman"/>
          <w:b/>
          <w:i w:val="0"/>
          <w:sz w:val="24"/>
          <w:szCs w:val="24"/>
        </w:rPr>
        <w:t xml:space="preserve">Cons: </w:t>
      </w:r>
    </w:p>
    <w:p w14:paraId="365D28E1" w14:textId="77777777" w:rsidR="00D059F8" w:rsidRPr="00F42D7C" w:rsidRDefault="00AB09BD" w:rsidP="00AC0C7A">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E63D7">
        <w:rPr>
          <w:rFonts w:ascii="Times New Roman" w:hAnsi="Times New Roman"/>
          <w:i w:val="0"/>
          <w:sz w:val="24"/>
          <w:szCs w:val="24"/>
        </w:rPr>
        <w:t>Static visualisation, no interactive feature for a user</w:t>
      </w:r>
    </w:p>
    <w:p w14:paraId="2EF60101" w14:textId="77777777" w:rsidR="00735987" w:rsidRPr="00F42D7C" w:rsidRDefault="00AB09BD" w:rsidP="00D869BA">
      <w:pPr>
        <w:pStyle w:val="Heading3"/>
        <w:numPr>
          <w:ilvl w:val="2"/>
          <w:numId w:val="23"/>
        </w:numPr>
        <w:spacing w:before="240" w:afterLines="50" w:after="156"/>
        <w:rPr>
          <w:rFonts w:ascii="Times New Roman" w:hAnsi="Times New Roman" w:cs="Times New Roman"/>
          <w:color w:val="auto"/>
          <w:sz w:val="24"/>
        </w:rPr>
      </w:pPr>
      <w:bookmarkStart w:id="73" w:name="_Toc497261725"/>
      <w:r w:rsidRPr="00F42D7C">
        <w:rPr>
          <w:rFonts w:ascii="Times New Roman" w:hAnsi="Times New Roman" w:cs="Times New Roman"/>
          <w:color w:val="auto"/>
          <w:sz w:val="24"/>
        </w:rPr>
        <w:t>Visualisation Section 1</w:t>
      </w:r>
      <w:r w:rsidR="00E03000" w:rsidRPr="00F42D7C">
        <w:rPr>
          <w:rFonts w:ascii="Times New Roman" w:hAnsi="Times New Roman" w:cs="Times New Roman"/>
          <w:color w:val="auto"/>
          <w:sz w:val="24"/>
        </w:rPr>
        <w:t>: Flight</w:t>
      </w:r>
      <w:r w:rsidR="00735987" w:rsidRPr="00F42D7C">
        <w:rPr>
          <w:rFonts w:ascii="Times New Roman" w:hAnsi="Times New Roman" w:cs="Times New Roman"/>
          <w:color w:val="auto"/>
          <w:sz w:val="24"/>
        </w:rPr>
        <w:t xml:space="preserve"> Network-View Delay Breakdowns</w:t>
      </w:r>
      <w:bookmarkEnd w:id="73"/>
    </w:p>
    <w:p w14:paraId="2E913EDC" w14:textId="77777777" w:rsidR="00735987" w:rsidRPr="00F42D7C" w:rsidRDefault="005628CE" w:rsidP="00735987">
      <w:pPr>
        <w:rPr>
          <w:rFonts w:ascii="Times New Roman" w:hAnsi="Times New Roman" w:cs="Times New Roman"/>
        </w:rPr>
      </w:pPr>
      <w:r>
        <w:rPr>
          <w:rFonts w:ascii="Times New Roman" w:hAnsi="Times New Roman" w:cs="Times New Roman"/>
          <w:noProof/>
          <w:lang w:eastAsia="ko-KR"/>
        </w:rPr>
        <w:drawing>
          <wp:inline distT="0" distB="0" distL="0" distR="0" wp14:anchorId="7447B324" wp14:editId="7DB05127">
            <wp:extent cx="5274310" cy="3408624"/>
            <wp:effectExtent l="19050" t="0" r="254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274310" cy="3408624"/>
                    </a:xfrm>
                    <a:prstGeom prst="rect">
                      <a:avLst/>
                    </a:prstGeom>
                    <a:noFill/>
                    <a:ln w="9525">
                      <a:noFill/>
                      <a:miter lim="800000"/>
                      <a:headEnd/>
                      <a:tailEnd/>
                    </a:ln>
                  </pic:spPr>
                </pic:pic>
              </a:graphicData>
            </a:graphic>
          </wp:inline>
        </w:drawing>
      </w:r>
    </w:p>
    <w:p w14:paraId="152539F1" w14:textId="77777777" w:rsidR="00735987" w:rsidRPr="00F42D7C" w:rsidRDefault="00844753" w:rsidP="00D869BA">
      <w:pPr>
        <w:spacing w:beforeLines="20" w:before="62" w:afterLines="50" w:after="156"/>
        <w:jc w:val="center"/>
        <w:rPr>
          <w:rFonts w:ascii="Times New Roman" w:eastAsia="SimHei" w:hAnsi="Times New Roman" w:cs="Times New Roman"/>
          <w:b/>
          <w:color w:val="404040" w:themeColor="text1" w:themeTint="BF"/>
          <w:szCs w:val="21"/>
        </w:rPr>
      </w:pPr>
      <w:r w:rsidRPr="00F42D7C">
        <w:rPr>
          <w:rFonts w:ascii="Times New Roman" w:eastAsia="SimHei" w:hAnsi="Times New Roman" w:cs="Times New Roman"/>
          <w:b/>
          <w:color w:val="404040" w:themeColor="text1" w:themeTint="BF"/>
          <w:szCs w:val="21"/>
        </w:rPr>
        <w:t>Figure 3.2.3</w:t>
      </w:r>
      <w:r w:rsidR="00735987" w:rsidRPr="00F42D7C">
        <w:rPr>
          <w:rFonts w:ascii="Times New Roman" w:eastAsia="SimHei" w:hAnsi="Times New Roman" w:cs="Times New Roman"/>
          <w:b/>
          <w:color w:val="404040" w:themeColor="text1" w:themeTint="BF"/>
          <w:szCs w:val="21"/>
        </w:rPr>
        <w:t>: Delay Reasons for High Betweenness Airports In 2008</w:t>
      </w:r>
    </w:p>
    <w:p w14:paraId="502C98FC" w14:textId="77777777" w:rsidR="00735987" w:rsidRDefault="00735987" w:rsidP="00AC0C7A">
      <w:pPr>
        <w:pStyle w:val="BodyText"/>
        <w:jc w:val="both"/>
        <w:rPr>
          <w:rFonts w:ascii="Times New Roman" w:hAnsi="Times New Roman"/>
          <w:i w:val="0"/>
          <w:sz w:val="24"/>
          <w:szCs w:val="24"/>
        </w:rPr>
      </w:pPr>
      <w:r w:rsidRPr="00F42D7C">
        <w:rPr>
          <w:rFonts w:ascii="Times New Roman" w:hAnsi="Times New Roman"/>
          <w:b/>
          <w:bCs/>
          <w:i w:val="0"/>
          <w:color w:val="000000"/>
          <w:sz w:val="24"/>
          <w:szCs w:val="22"/>
        </w:rPr>
        <w:t>Purpose</w:t>
      </w:r>
      <w:r w:rsidRPr="00F42D7C">
        <w:rPr>
          <w:rFonts w:ascii="Times New Roman" w:hAnsi="Times New Roman"/>
          <w:b/>
          <w:bCs/>
          <w:i w:val="0"/>
          <w:color w:val="000000"/>
          <w:sz w:val="24"/>
        </w:rPr>
        <w:t xml:space="preserve">: </w:t>
      </w:r>
      <w:r w:rsidRPr="00F42D7C">
        <w:rPr>
          <w:rFonts w:ascii="Times New Roman" w:hAnsi="Times New Roman"/>
          <w:i w:val="0"/>
          <w:sz w:val="24"/>
          <w:szCs w:val="24"/>
        </w:rPr>
        <w:t xml:space="preserve">By using </w:t>
      </w:r>
      <w:r w:rsidRPr="00F42D7C">
        <w:rPr>
          <w:rFonts w:ascii="Times New Roman" w:hAnsi="Times New Roman"/>
          <w:b/>
          <w:i w:val="0"/>
          <w:sz w:val="24"/>
          <w:szCs w:val="24"/>
        </w:rPr>
        <w:t xml:space="preserve">ArcGIS </w:t>
      </w:r>
      <w:r w:rsidRPr="00F42D7C">
        <w:rPr>
          <w:rFonts w:ascii="Times New Roman" w:hAnsi="Times New Roman"/>
          <w:i w:val="0"/>
          <w:sz w:val="24"/>
          <w:szCs w:val="24"/>
        </w:rPr>
        <w:t>created Geo-spatial layout combined with pie charts which will represent airports and the percentage of different delay reasons: Carrier delay, Weather delay, NAS delay, Security delay and Late Aircraft delay</w:t>
      </w:r>
      <w:r w:rsidR="007E63D7">
        <w:rPr>
          <w:rFonts w:ascii="Times New Roman" w:hAnsi="Times New Roman"/>
          <w:i w:val="0"/>
          <w:sz w:val="24"/>
          <w:szCs w:val="24"/>
        </w:rPr>
        <w:t>. This provides traveller information about main reasons for flight delay and percentage delay mix.</w:t>
      </w:r>
    </w:p>
    <w:p w14:paraId="59F5CB7E" w14:textId="77777777" w:rsidR="007E63D7" w:rsidRPr="00F42D7C" w:rsidRDefault="007E63D7" w:rsidP="00AC0C7A">
      <w:pPr>
        <w:pStyle w:val="BodyText"/>
        <w:jc w:val="both"/>
        <w:rPr>
          <w:rFonts w:ascii="Times New Roman" w:hAnsi="Times New Roman"/>
          <w:i w:val="0"/>
          <w:sz w:val="24"/>
          <w:szCs w:val="24"/>
        </w:rPr>
      </w:pPr>
    </w:p>
    <w:p w14:paraId="458C99B5" w14:textId="77777777" w:rsidR="00735987" w:rsidRPr="00F42D7C" w:rsidRDefault="00735987" w:rsidP="00AC0C7A">
      <w:pPr>
        <w:pStyle w:val="BodyText"/>
        <w:jc w:val="both"/>
        <w:rPr>
          <w:rFonts w:ascii="Times New Roman" w:hAnsi="Times New Roman"/>
          <w:i w:val="0"/>
          <w:sz w:val="24"/>
          <w:szCs w:val="24"/>
        </w:rPr>
      </w:pPr>
      <w:r w:rsidRPr="00F42D7C">
        <w:rPr>
          <w:rFonts w:ascii="Times New Roman" w:hAnsi="Times New Roman"/>
          <w:b/>
          <w:i w:val="0"/>
          <w:sz w:val="24"/>
          <w:szCs w:val="24"/>
        </w:rPr>
        <w:t>Nodes</w:t>
      </w:r>
      <w:r w:rsidRPr="00F42D7C">
        <w:rPr>
          <w:rFonts w:ascii="Times New Roman" w:hAnsi="Times New Roman"/>
          <w:i w:val="0"/>
          <w:sz w:val="24"/>
          <w:szCs w:val="24"/>
        </w:rPr>
        <w:t>: By using betweenness centrality analysis to choose the airports with high betweenness values, and identified these airports in different size of nodes (Pie chart).</w:t>
      </w:r>
    </w:p>
    <w:p w14:paraId="3DF1950A" w14:textId="77777777" w:rsidR="00735987" w:rsidRPr="00F42D7C" w:rsidRDefault="00735987" w:rsidP="00AC0C7A">
      <w:pPr>
        <w:pStyle w:val="BodyText"/>
        <w:jc w:val="both"/>
        <w:rPr>
          <w:rFonts w:ascii="Times New Roman" w:eastAsiaTheme="minorEastAsia" w:hAnsi="Times New Roman"/>
          <w:i w:val="0"/>
          <w:sz w:val="24"/>
          <w:szCs w:val="24"/>
        </w:rPr>
      </w:pPr>
      <w:r w:rsidRPr="00F42D7C">
        <w:rPr>
          <w:rFonts w:ascii="Times New Roman" w:eastAsiaTheme="minorEastAsia" w:hAnsi="Times New Roman"/>
          <w:i w:val="0"/>
          <w:sz w:val="24"/>
          <w:szCs w:val="24"/>
        </w:rPr>
        <w:t>The pie chart of each node shows the percentages of different delay reasons.</w:t>
      </w:r>
    </w:p>
    <w:p w14:paraId="77EF63C4" w14:textId="77777777" w:rsidR="00735987" w:rsidRPr="00F42D7C" w:rsidRDefault="00735987" w:rsidP="00AC0C7A">
      <w:pPr>
        <w:pStyle w:val="BodyText"/>
        <w:jc w:val="both"/>
        <w:rPr>
          <w:rFonts w:ascii="Times New Roman" w:eastAsiaTheme="minorEastAsia" w:hAnsi="Times New Roman"/>
          <w:i w:val="0"/>
          <w:sz w:val="24"/>
          <w:szCs w:val="24"/>
        </w:rPr>
      </w:pPr>
    </w:p>
    <w:p w14:paraId="35D34CD1" w14:textId="77777777" w:rsidR="00735987" w:rsidRPr="00F42D7C" w:rsidRDefault="00735987" w:rsidP="00AC0C7A">
      <w:pPr>
        <w:pStyle w:val="BodyText"/>
        <w:jc w:val="both"/>
        <w:rPr>
          <w:rFonts w:ascii="Times New Roman" w:hAnsi="Times New Roman"/>
          <w:b/>
          <w:i w:val="0"/>
          <w:sz w:val="24"/>
          <w:szCs w:val="24"/>
        </w:rPr>
      </w:pPr>
      <w:r w:rsidRPr="00F42D7C">
        <w:rPr>
          <w:rFonts w:ascii="Times New Roman" w:hAnsi="Times New Roman"/>
          <w:b/>
          <w:i w:val="0"/>
          <w:sz w:val="24"/>
          <w:szCs w:val="24"/>
        </w:rPr>
        <w:t xml:space="preserve">Analysis: </w:t>
      </w:r>
      <w:r w:rsidRPr="00F42D7C">
        <w:rPr>
          <w:rFonts w:ascii="Times New Roman" w:hAnsi="Times New Roman"/>
          <w:i w:val="0"/>
          <w:sz w:val="24"/>
          <w:szCs w:val="24"/>
        </w:rPr>
        <w:t xml:space="preserve">It is clear to conclude from the figure that the ATL (William B Hartsfield-Atlanta International Airport) is the most critical airport to the overall flight network, and the </w:t>
      </w:r>
      <w:r w:rsidRPr="00F81C01">
        <w:rPr>
          <w:rFonts w:ascii="Times New Roman" w:hAnsi="Times New Roman"/>
          <w:b/>
          <w:i w:val="0"/>
          <w:sz w:val="24"/>
          <w:szCs w:val="24"/>
        </w:rPr>
        <w:t>main reasons of delay</w:t>
      </w:r>
      <w:r w:rsidRPr="00F42D7C">
        <w:rPr>
          <w:rFonts w:ascii="Times New Roman" w:hAnsi="Times New Roman"/>
          <w:i w:val="0"/>
          <w:sz w:val="24"/>
          <w:szCs w:val="24"/>
        </w:rPr>
        <w:t xml:space="preserve"> in </w:t>
      </w:r>
      <w:r w:rsidRPr="00F81C01">
        <w:rPr>
          <w:rFonts w:ascii="Times New Roman" w:hAnsi="Times New Roman"/>
          <w:b/>
          <w:i w:val="0"/>
          <w:sz w:val="24"/>
          <w:szCs w:val="24"/>
        </w:rPr>
        <w:t>ATL</w:t>
      </w:r>
      <w:r w:rsidRPr="00F42D7C">
        <w:rPr>
          <w:rFonts w:ascii="Times New Roman" w:hAnsi="Times New Roman"/>
          <w:i w:val="0"/>
          <w:sz w:val="24"/>
          <w:szCs w:val="24"/>
        </w:rPr>
        <w:t xml:space="preserve"> caused by carried delay, late aircraft delay and </w:t>
      </w:r>
      <w:r w:rsidRPr="00F42D7C">
        <w:rPr>
          <w:rFonts w:ascii="Times New Roman" w:hAnsi="Times New Roman"/>
          <w:i w:val="0"/>
          <w:sz w:val="24"/>
          <w:szCs w:val="24"/>
        </w:rPr>
        <w:lastRenderedPageBreak/>
        <w:t xml:space="preserve">weather delay. The weather delay reason has high proportion in the centre of the continent but less in costal cites. </w:t>
      </w:r>
    </w:p>
    <w:p w14:paraId="0636B616" w14:textId="77777777" w:rsidR="00735987" w:rsidRPr="00F42D7C" w:rsidRDefault="00735987" w:rsidP="00735987">
      <w:pPr>
        <w:rPr>
          <w:rFonts w:ascii="Times New Roman" w:hAnsi="Times New Roman" w:cs="Times New Roman"/>
        </w:rPr>
      </w:pPr>
    </w:p>
    <w:p w14:paraId="7BF41A64" w14:textId="77777777" w:rsidR="00735987" w:rsidRPr="00F42D7C" w:rsidRDefault="00735987" w:rsidP="00D869BA">
      <w:pPr>
        <w:pStyle w:val="BodyText"/>
        <w:spacing w:beforeLines="50" w:before="156"/>
        <w:jc w:val="both"/>
        <w:rPr>
          <w:rFonts w:ascii="Times New Roman" w:hAnsi="Times New Roman"/>
          <w:b/>
          <w:i w:val="0"/>
          <w:sz w:val="24"/>
          <w:szCs w:val="24"/>
        </w:rPr>
      </w:pPr>
      <w:r w:rsidRPr="00F42D7C">
        <w:rPr>
          <w:rFonts w:ascii="Times New Roman" w:hAnsi="Times New Roman"/>
          <w:b/>
          <w:i w:val="0"/>
          <w:sz w:val="24"/>
          <w:szCs w:val="24"/>
        </w:rPr>
        <w:t>Pros:</w:t>
      </w:r>
    </w:p>
    <w:p w14:paraId="5EA57B91" w14:textId="77777777" w:rsidR="00735987" w:rsidRPr="00F42D7C" w:rsidRDefault="00AB09BD" w:rsidP="00AB09BD">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Shows proportions of each delay reason at airport</w:t>
      </w:r>
    </w:p>
    <w:p w14:paraId="0D8252A7" w14:textId="77777777" w:rsidR="00735987" w:rsidRPr="00F42D7C" w:rsidRDefault="00735987" w:rsidP="00D869BA">
      <w:pPr>
        <w:pStyle w:val="BodyText"/>
        <w:spacing w:beforeLines="50" w:before="156"/>
        <w:jc w:val="both"/>
        <w:rPr>
          <w:rFonts w:ascii="Times New Roman" w:hAnsi="Times New Roman"/>
          <w:b/>
          <w:i w:val="0"/>
          <w:sz w:val="24"/>
          <w:szCs w:val="24"/>
        </w:rPr>
      </w:pPr>
      <w:r w:rsidRPr="00F42D7C">
        <w:rPr>
          <w:rFonts w:ascii="Times New Roman" w:hAnsi="Times New Roman"/>
          <w:b/>
          <w:i w:val="0"/>
          <w:sz w:val="24"/>
          <w:szCs w:val="24"/>
        </w:rPr>
        <w:t xml:space="preserve">Cons: </w:t>
      </w:r>
    </w:p>
    <w:p w14:paraId="5BA99680" w14:textId="77777777" w:rsidR="00735987" w:rsidRPr="00F42D7C" w:rsidRDefault="00AB09BD" w:rsidP="00AB09BD">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E63D7">
        <w:rPr>
          <w:rFonts w:ascii="Times New Roman" w:hAnsi="Times New Roman"/>
          <w:i w:val="0"/>
          <w:sz w:val="24"/>
          <w:szCs w:val="24"/>
        </w:rPr>
        <w:t>Visualisation doesn</w:t>
      </w:r>
      <w:r w:rsidR="00735987" w:rsidRPr="00F42D7C">
        <w:rPr>
          <w:rFonts w:ascii="Times New Roman" w:hAnsi="Times New Roman"/>
          <w:i w:val="0"/>
          <w:sz w:val="24"/>
          <w:szCs w:val="24"/>
        </w:rPr>
        <w:t xml:space="preserve">’t show </w:t>
      </w:r>
      <w:r w:rsidR="007E63D7">
        <w:rPr>
          <w:rFonts w:ascii="Times New Roman" w:hAnsi="Times New Roman"/>
          <w:i w:val="0"/>
          <w:sz w:val="24"/>
          <w:szCs w:val="24"/>
        </w:rPr>
        <w:t xml:space="preserve">delay reasons information </w:t>
      </w:r>
      <w:r w:rsidR="00735987" w:rsidRPr="00F42D7C">
        <w:rPr>
          <w:rFonts w:ascii="Times New Roman" w:hAnsi="Times New Roman"/>
          <w:i w:val="0"/>
          <w:sz w:val="24"/>
          <w:szCs w:val="24"/>
        </w:rPr>
        <w:t>for all airports</w:t>
      </w:r>
    </w:p>
    <w:p w14:paraId="13FF916E" w14:textId="77777777" w:rsidR="00D059F8" w:rsidRPr="00F42D7C" w:rsidRDefault="00AB09BD" w:rsidP="00AB09BD">
      <w:pPr>
        <w:pStyle w:val="BodyText"/>
        <w:jc w:val="both"/>
        <w:rPr>
          <w:rFonts w:ascii="Times New Roman" w:eastAsiaTheme="minorEastAsia" w:hAnsi="Times New Roman"/>
          <w:i w:val="0"/>
          <w:sz w:val="24"/>
          <w:szCs w:val="24"/>
        </w:rPr>
      </w:pPr>
      <w:r w:rsidRPr="00F42D7C">
        <w:rPr>
          <w:rFonts w:ascii="Times New Roman" w:hAnsi="Times New Roman"/>
          <w:i w:val="0"/>
          <w:sz w:val="24"/>
          <w:szCs w:val="24"/>
        </w:rPr>
        <w:t>▪</w:t>
      </w:r>
      <w:r w:rsidR="00E47B7A" w:rsidRPr="00F42D7C">
        <w:rPr>
          <w:rFonts w:ascii="Times New Roman" w:hAnsi="Times New Roman"/>
          <w:i w:val="0"/>
          <w:sz w:val="24"/>
          <w:szCs w:val="24"/>
        </w:rPr>
        <w:t xml:space="preserve"> </w:t>
      </w:r>
      <w:r w:rsidR="005628CE">
        <w:rPr>
          <w:rFonts w:ascii="Times New Roman" w:hAnsi="Times New Roman"/>
          <w:i w:val="0"/>
          <w:sz w:val="24"/>
          <w:szCs w:val="24"/>
        </w:rPr>
        <w:t xml:space="preserve">Not </w:t>
      </w:r>
      <w:r w:rsidRPr="00F42D7C">
        <w:rPr>
          <w:rFonts w:ascii="Times New Roman" w:hAnsi="Times New Roman"/>
          <w:i w:val="0"/>
          <w:sz w:val="24"/>
          <w:szCs w:val="24"/>
        </w:rPr>
        <w:t xml:space="preserve">interactive </w:t>
      </w:r>
      <w:r w:rsidR="005628CE">
        <w:rPr>
          <w:rFonts w:ascii="Times New Roman" w:hAnsi="Times New Roman"/>
          <w:i w:val="0"/>
          <w:sz w:val="24"/>
          <w:szCs w:val="24"/>
        </w:rPr>
        <w:t>visualisation with users – Visualisation shows</w:t>
      </w:r>
      <w:r w:rsidRPr="00F42D7C">
        <w:rPr>
          <w:rFonts w:ascii="Times New Roman" w:hAnsi="Times New Roman"/>
          <w:i w:val="0"/>
          <w:sz w:val="24"/>
          <w:szCs w:val="24"/>
        </w:rPr>
        <w:t xml:space="preserve"> only one year data for each map.</w:t>
      </w:r>
    </w:p>
    <w:p w14:paraId="4E7AF623" w14:textId="77777777" w:rsidR="002B7EC3" w:rsidRPr="00F42D7C" w:rsidRDefault="002B7EC3" w:rsidP="00D869BA">
      <w:pPr>
        <w:pStyle w:val="Heading3"/>
        <w:numPr>
          <w:ilvl w:val="2"/>
          <w:numId w:val="23"/>
        </w:numPr>
        <w:spacing w:before="240" w:afterLines="50" w:after="156"/>
        <w:rPr>
          <w:rFonts w:ascii="Times New Roman" w:hAnsi="Times New Roman" w:cs="Times New Roman"/>
          <w:color w:val="auto"/>
          <w:sz w:val="24"/>
        </w:rPr>
      </w:pPr>
      <w:bookmarkStart w:id="74" w:name="_Toc497261726"/>
      <w:r w:rsidRPr="00F42D7C">
        <w:rPr>
          <w:rFonts w:ascii="Times New Roman" w:hAnsi="Times New Roman" w:cs="Times New Roman"/>
          <w:color w:val="auto"/>
          <w:sz w:val="24"/>
        </w:rPr>
        <w:lastRenderedPageBreak/>
        <w:t xml:space="preserve">Visualisation </w:t>
      </w:r>
      <w:r w:rsidR="00AB09BD" w:rsidRPr="00F42D7C">
        <w:rPr>
          <w:rFonts w:ascii="Times New Roman" w:hAnsi="Times New Roman" w:cs="Times New Roman"/>
          <w:color w:val="auto"/>
          <w:sz w:val="24"/>
        </w:rPr>
        <w:t>Section 2</w:t>
      </w:r>
      <w:r w:rsidRPr="00F42D7C">
        <w:rPr>
          <w:rFonts w:ascii="Times New Roman" w:hAnsi="Times New Roman" w:cs="Times New Roman"/>
          <w:color w:val="auto"/>
          <w:sz w:val="24"/>
        </w:rPr>
        <w:t>: Seasonal Effect</w:t>
      </w:r>
      <w:bookmarkEnd w:id="74"/>
    </w:p>
    <w:p w14:paraId="5E417A00" w14:textId="04DEDF52" w:rsidR="00D059F8" w:rsidRPr="00F42D7C" w:rsidRDefault="00BF72BA" w:rsidP="00D059F8">
      <w:pPr>
        <w:pStyle w:val="BodyText"/>
        <w:jc w:val="both"/>
        <w:rPr>
          <w:rFonts w:ascii="Times New Roman" w:hAnsi="Times New Roman"/>
          <w:b/>
          <w:i w:val="0"/>
          <w:sz w:val="24"/>
          <w:szCs w:val="24"/>
        </w:rPr>
      </w:pPr>
      <w:r>
        <w:rPr>
          <w:rFonts w:ascii="Times New Roman" w:hAnsi="Times New Roman"/>
          <w:i w:val="0"/>
          <w:noProof/>
          <w:sz w:val="24"/>
          <w:szCs w:val="24"/>
          <w:lang w:eastAsia="ko-KR"/>
        </w:rPr>
        <mc:AlternateContent>
          <mc:Choice Requires="wps">
            <w:drawing>
              <wp:anchor distT="0" distB="0" distL="114300" distR="114300" simplePos="0" relativeHeight="251666432" behindDoc="0" locked="0" layoutInCell="1" allowOverlap="1" wp14:anchorId="702646B7" wp14:editId="51535489">
                <wp:simplePos x="0" y="0"/>
                <wp:positionH relativeFrom="column">
                  <wp:posOffset>2004060</wp:posOffset>
                </wp:positionH>
                <wp:positionV relativeFrom="paragraph">
                  <wp:posOffset>8255</wp:posOffset>
                </wp:positionV>
                <wp:extent cx="3336925" cy="6877685"/>
                <wp:effectExtent l="0" t="0" r="0" b="0"/>
                <wp:wrapNone/>
                <wp:docPr id="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6925" cy="6877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4B86B9" w14:textId="77777777" w:rsidR="0014346B" w:rsidRPr="001123E5" w:rsidRDefault="0014346B" w:rsidP="00AC0C7A">
                            <w:pPr>
                              <w:pStyle w:val="BodyText"/>
                              <w:jc w:val="both"/>
                              <w:rPr>
                                <w:rFonts w:ascii="Times New Roman" w:hAnsi="Times New Roman"/>
                                <w:i w:val="0"/>
                                <w:sz w:val="24"/>
                                <w:szCs w:val="24"/>
                              </w:rPr>
                            </w:pPr>
                            <w:r w:rsidRPr="00A874D2">
                              <w:rPr>
                                <w:rFonts w:ascii="Times New Roman" w:hAnsi="Times New Roman"/>
                                <w:b/>
                                <w:bCs/>
                                <w:i w:val="0"/>
                                <w:color w:val="000000"/>
                                <w:sz w:val="24"/>
                                <w:szCs w:val="22"/>
                              </w:rPr>
                              <w:t>Purpose</w:t>
                            </w:r>
                            <w:r w:rsidRPr="00A874D2">
                              <w:rPr>
                                <w:rFonts w:ascii="Times New Roman" w:hAnsi="Times New Roman"/>
                                <w:b/>
                                <w:bCs/>
                                <w:i w:val="0"/>
                                <w:color w:val="000000"/>
                                <w:sz w:val="24"/>
                              </w:rPr>
                              <w:t xml:space="preserve">: </w:t>
                            </w:r>
                            <w:r w:rsidRPr="001123E5">
                              <w:rPr>
                                <w:rFonts w:ascii="Times New Roman" w:hAnsi="Times New Roman"/>
                                <w:i w:val="0"/>
                                <w:sz w:val="24"/>
                                <w:szCs w:val="24"/>
                              </w:rPr>
                              <w:t xml:space="preserve">Calendar </w:t>
                            </w:r>
                            <w:r>
                              <w:rPr>
                                <w:rFonts w:ascii="Times New Roman" w:hAnsi="Times New Roman"/>
                                <w:i w:val="0"/>
                                <w:sz w:val="24"/>
                                <w:szCs w:val="24"/>
                              </w:rPr>
                              <w:t>Heat Map</w:t>
                            </w:r>
                            <w:r w:rsidRPr="001123E5">
                              <w:rPr>
                                <w:rFonts w:ascii="Times New Roman" w:hAnsi="Times New Roman"/>
                                <w:i w:val="0"/>
                                <w:sz w:val="24"/>
                                <w:szCs w:val="24"/>
                              </w:rPr>
                              <w:t xml:space="preserve"> view of flight delay</w:t>
                            </w:r>
                            <w:r>
                              <w:rPr>
                                <w:rFonts w:ascii="Times New Roman" w:hAnsi="Times New Roman"/>
                                <w:i w:val="0"/>
                                <w:sz w:val="24"/>
                                <w:szCs w:val="24"/>
                              </w:rPr>
                              <w:t xml:space="preserve"> created in </w:t>
                            </w:r>
                            <w:r w:rsidRPr="00FB35C7">
                              <w:rPr>
                                <w:rFonts w:ascii="Times New Roman" w:hAnsi="Times New Roman"/>
                                <w:b/>
                                <w:i w:val="0"/>
                                <w:sz w:val="24"/>
                                <w:szCs w:val="24"/>
                              </w:rPr>
                              <w:t>D3</w:t>
                            </w:r>
                            <w:r>
                              <w:rPr>
                                <w:rFonts w:ascii="Times New Roman" w:hAnsi="Times New Roman"/>
                                <w:i w:val="0"/>
                                <w:sz w:val="24"/>
                                <w:szCs w:val="24"/>
                              </w:rPr>
                              <w:t xml:space="preserve"> in order to visualise </w:t>
                            </w:r>
                            <w:r w:rsidRPr="001123E5">
                              <w:rPr>
                                <w:rFonts w:ascii="Times New Roman" w:hAnsi="Times New Roman"/>
                                <w:i w:val="0"/>
                                <w:sz w:val="24"/>
                                <w:szCs w:val="24"/>
                              </w:rPr>
                              <w:t>overall flight delay by day/month/year over 21 years</w:t>
                            </w:r>
                            <w:r>
                              <w:rPr>
                                <w:rFonts w:ascii="Times New Roman" w:hAnsi="Times New Roman"/>
                                <w:i w:val="0"/>
                                <w:sz w:val="24"/>
                                <w:szCs w:val="24"/>
                              </w:rPr>
                              <w:t xml:space="preserve"> to show which is best and worst time for travel in USA. </w:t>
                            </w:r>
                          </w:p>
                          <w:p w14:paraId="387C3416" w14:textId="77777777" w:rsidR="0014346B" w:rsidRPr="00FB35C7" w:rsidRDefault="0014346B" w:rsidP="00AC0C7A">
                            <w:pPr>
                              <w:pStyle w:val="BodyText"/>
                              <w:jc w:val="both"/>
                              <w:rPr>
                                <w:rFonts w:ascii="Times New Roman" w:hAnsi="Times New Roman"/>
                                <w:i w:val="0"/>
                                <w:sz w:val="24"/>
                                <w:szCs w:val="24"/>
                              </w:rPr>
                            </w:pPr>
                          </w:p>
                          <w:p w14:paraId="0FE6F168" w14:textId="77777777" w:rsidR="0014346B" w:rsidRDefault="0014346B" w:rsidP="00AC0C7A">
                            <w:pPr>
                              <w:pStyle w:val="BodyText"/>
                              <w:jc w:val="both"/>
                              <w:rPr>
                                <w:sz w:val="18"/>
                              </w:rPr>
                            </w:pPr>
                            <w:r w:rsidRPr="009366A7">
                              <w:rPr>
                                <w:rFonts w:ascii="Times New Roman" w:hAnsi="Times New Roman"/>
                                <w:b/>
                                <w:bCs/>
                                <w:i w:val="0"/>
                                <w:color w:val="000000"/>
                                <w:sz w:val="24"/>
                                <w:szCs w:val="22"/>
                              </w:rPr>
                              <w:t>Analysis:</w:t>
                            </w:r>
                            <w:r w:rsidRPr="001123E5">
                              <w:rPr>
                                <w:rFonts w:ascii="Times New Roman" w:hAnsi="Times New Roman"/>
                                <w:i w:val="0"/>
                                <w:sz w:val="24"/>
                                <w:szCs w:val="24"/>
                              </w:rPr>
                              <w:t xml:space="preserve"> Each day represented by squares and </w:t>
                            </w:r>
                            <w:r w:rsidRPr="001123E5">
                              <w:rPr>
                                <w:rFonts w:ascii="Times New Roman" w:hAnsi="Times New Roman"/>
                                <w:b/>
                                <w:i w:val="0"/>
                                <w:sz w:val="24"/>
                                <w:szCs w:val="24"/>
                              </w:rPr>
                              <w:t>heat map</w:t>
                            </w:r>
                            <w:r w:rsidRPr="001123E5">
                              <w:rPr>
                                <w:rFonts w:ascii="Times New Roman" w:hAnsi="Times New Roman"/>
                                <w:i w:val="0"/>
                                <w:sz w:val="24"/>
                                <w:szCs w:val="24"/>
                              </w:rPr>
                              <w:t xml:space="preserve"> technique will be used to depict flight delay percentage for the day.</w:t>
                            </w:r>
                            <w:r w:rsidRPr="009F0024">
                              <w:rPr>
                                <w:rFonts w:ascii="Times New Roman" w:hAnsi="Times New Roman"/>
                                <w:i w:val="0"/>
                                <w:sz w:val="24"/>
                                <w:szCs w:val="24"/>
                              </w:rPr>
                              <w:t xml:space="preserve"> This visualization is showing a heat map of percentage of delays over 2</w:t>
                            </w:r>
                            <w:r>
                              <w:rPr>
                                <w:rFonts w:ascii="Times New Roman" w:hAnsi="Times New Roman"/>
                                <w:i w:val="0"/>
                                <w:sz w:val="24"/>
                                <w:szCs w:val="24"/>
                              </w:rPr>
                              <w:t>1</w:t>
                            </w:r>
                            <w:r w:rsidRPr="009F0024">
                              <w:rPr>
                                <w:rFonts w:ascii="Times New Roman" w:hAnsi="Times New Roman"/>
                                <w:i w:val="0"/>
                                <w:sz w:val="24"/>
                                <w:szCs w:val="24"/>
                              </w:rPr>
                              <w:t xml:space="preserve"> years from the year of 1987 to 2008 </w:t>
                            </w:r>
                            <w:r w:rsidRPr="001123E5">
                              <w:rPr>
                                <w:rFonts w:ascii="Times New Roman" w:hAnsi="Times New Roman"/>
                                <w:i w:val="0"/>
                                <w:sz w:val="24"/>
                                <w:szCs w:val="24"/>
                              </w:rPr>
                              <w:t xml:space="preserve">and </w:t>
                            </w:r>
                            <w:r>
                              <w:rPr>
                                <w:rFonts w:ascii="Times New Roman" w:hAnsi="Times New Roman"/>
                                <w:i w:val="0"/>
                                <w:sz w:val="24"/>
                                <w:szCs w:val="24"/>
                              </w:rPr>
                              <w:t xml:space="preserve">developed in D3. </w:t>
                            </w:r>
                            <w:r w:rsidRPr="009F0024">
                              <w:rPr>
                                <w:rFonts w:ascii="Times New Roman" w:hAnsi="Times New Roman"/>
                                <w:i w:val="0"/>
                                <w:sz w:val="24"/>
                                <w:szCs w:val="24"/>
                              </w:rPr>
                              <w:t xml:space="preserve">Each day is represented by little square, </w:t>
                            </w:r>
                            <w:r>
                              <w:rPr>
                                <w:rFonts w:ascii="Times New Roman" w:hAnsi="Times New Roman"/>
                                <w:i w:val="0"/>
                                <w:sz w:val="24"/>
                                <w:szCs w:val="24"/>
                              </w:rPr>
                              <w:t>each</w:t>
                            </w:r>
                            <w:r w:rsidRPr="009F0024">
                              <w:rPr>
                                <w:rFonts w:ascii="Times New Roman" w:hAnsi="Times New Roman"/>
                                <w:i w:val="0"/>
                                <w:sz w:val="24"/>
                                <w:szCs w:val="24"/>
                              </w:rPr>
                              <w:t xml:space="preserve"> square</w:t>
                            </w:r>
                            <w:r>
                              <w:rPr>
                                <w:rFonts w:ascii="Times New Roman" w:hAnsi="Times New Roman"/>
                                <w:i w:val="0"/>
                                <w:sz w:val="24"/>
                                <w:szCs w:val="24"/>
                              </w:rPr>
                              <w:t xml:space="preserve"> is filled with different colour</w:t>
                            </w:r>
                            <w:r w:rsidRPr="009F0024">
                              <w:rPr>
                                <w:rFonts w:ascii="Times New Roman" w:hAnsi="Times New Roman"/>
                                <w:i w:val="0"/>
                                <w:sz w:val="24"/>
                                <w:szCs w:val="24"/>
                              </w:rPr>
                              <w:t xml:space="preserve"> to distinguish the delays between each day. The darker the colour represents</w:t>
                            </w:r>
                            <w:r>
                              <w:rPr>
                                <w:rFonts w:ascii="Times New Roman" w:hAnsi="Times New Roman"/>
                                <w:i w:val="0"/>
                                <w:sz w:val="24"/>
                                <w:szCs w:val="24"/>
                              </w:rPr>
                              <w:t xml:space="preserve"> more delay</w:t>
                            </w:r>
                            <w:r w:rsidRPr="009F0024">
                              <w:rPr>
                                <w:rFonts w:ascii="Times New Roman" w:hAnsi="Times New Roman"/>
                                <w:i w:val="0"/>
                                <w:sz w:val="24"/>
                                <w:szCs w:val="24"/>
                              </w:rPr>
                              <w:t xml:space="preserve">; similarly the lighter colour </w:t>
                            </w:r>
                            <w:r>
                              <w:rPr>
                                <w:rFonts w:ascii="Times New Roman" w:hAnsi="Times New Roman"/>
                                <w:i w:val="0"/>
                                <w:sz w:val="24"/>
                                <w:szCs w:val="24"/>
                              </w:rPr>
                              <w:t xml:space="preserve">represents </w:t>
                            </w:r>
                            <w:r w:rsidRPr="009F0024">
                              <w:rPr>
                                <w:rFonts w:ascii="Times New Roman" w:hAnsi="Times New Roman"/>
                                <w:i w:val="0"/>
                                <w:sz w:val="24"/>
                                <w:szCs w:val="24"/>
                              </w:rPr>
                              <w:t xml:space="preserve">less delay for that day. </w:t>
                            </w:r>
                          </w:p>
                          <w:p w14:paraId="29C7EC36" w14:textId="77777777" w:rsidR="0014346B" w:rsidRDefault="0014346B" w:rsidP="00AC0C7A">
                            <w:pPr>
                              <w:rPr>
                                <w:sz w:val="18"/>
                              </w:rPr>
                            </w:pPr>
                          </w:p>
                          <w:p w14:paraId="75BDADC1" w14:textId="77777777" w:rsidR="0014346B" w:rsidRPr="00FB35C7" w:rsidRDefault="0014346B" w:rsidP="00AC0C7A">
                            <w:pPr>
                              <w:rPr>
                                <w:rFonts w:ascii="Times New Roman" w:hAnsi="Times New Roman" w:cs="Times New Roman"/>
                                <w:iCs/>
                                <w:kern w:val="0"/>
                                <w:sz w:val="24"/>
                              </w:rPr>
                            </w:pPr>
                            <w:r w:rsidRPr="009F0024">
                              <w:rPr>
                                <w:rFonts w:ascii="Times New Roman" w:eastAsia="Times New Roman" w:hAnsi="Times New Roman" w:cs="Times New Roman"/>
                                <w:iCs/>
                                <w:kern w:val="0"/>
                                <w:sz w:val="24"/>
                              </w:rPr>
                              <w:t>It also gives some useful hints for viewers,</w:t>
                            </w:r>
                            <w:r>
                              <w:rPr>
                                <w:rFonts w:ascii="Times New Roman" w:eastAsia="Times New Roman" w:hAnsi="Times New Roman" w:cs="Times New Roman"/>
                                <w:iCs/>
                                <w:kern w:val="0"/>
                                <w:sz w:val="24"/>
                              </w:rPr>
                              <w:t xml:space="preserve"> e.g. </w:t>
                            </w:r>
                            <w:r w:rsidRPr="009F0024">
                              <w:rPr>
                                <w:rFonts w:ascii="Times New Roman" w:eastAsia="Times New Roman" w:hAnsi="Times New Roman" w:cs="Times New Roman"/>
                                <w:iCs/>
                                <w:kern w:val="0"/>
                                <w:sz w:val="24"/>
                              </w:rPr>
                              <w:t xml:space="preserve">it can be easily seen that usually the </w:t>
                            </w:r>
                            <w:r w:rsidRPr="00227785">
                              <w:rPr>
                                <w:rFonts w:ascii="Times New Roman" w:eastAsia="Times New Roman" w:hAnsi="Times New Roman" w:cs="Times New Roman"/>
                                <w:b/>
                                <w:iCs/>
                                <w:kern w:val="0"/>
                                <w:sz w:val="24"/>
                              </w:rPr>
                              <w:t>September and the October</w:t>
                            </w:r>
                            <w:r w:rsidRPr="009F0024">
                              <w:rPr>
                                <w:rFonts w:ascii="Times New Roman" w:eastAsia="Times New Roman" w:hAnsi="Times New Roman" w:cs="Times New Roman"/>
                                <w:iCs/>
                                <w:kern w:val="0"/>
                                <w:sz w:val="24"/>
                              </w:rPr>
                              <w:t xml:space="preserve"> months </w:t>
                            </w:r>
                            <w:r>
                              <w:rPr>
                                <w:rFonts w:ascii="Times New Roman" w:eastAsia="Times New Roman" w:hAnsi="Times New Roman" w:cs="Times New Roman"/>
                                <w:iCs/>
                                <w:kern w:val="0"/>
                                <w:sz w:val="24"/>
                              </w:rPr>
                              <w:t>have</w:t>
                            </w:r>
                            <w:r w:rsidRPr="009F0024">
                              <w:rPr>
                                <w:rFonts w:ascii="Times New Roman" w:eastAsia="Times New Roman" w:hAnsi="Times New Roman" w:cs="Times New Roman"/>
                                <w:iCs/>
                                <w:kern w:val="0"/>
                                <w:sz w:val="24"/>
                              </w:rPr>
                              <w:t xml:space="preserve"> light colo</w:t>
                            </w:r>
                            <w:r>
                              <w:rPr>
                                <w:rFonts w:ascii="Times New Roman" w:eastAsia="Times New Roman" w:hAnsi="Times New Roman" w:cs="Times New Roman"/>
                                <w:iCs/>
                                <w:kern w:val="0"/>
                                <w:sz w:val="24"/>
                              </w:rPr>
                              <w:t>u</w:t>
                            </w:r>
                            <w:r w:rsidRPr="009F0024">
                              <w:rPr>
                                <w:rFonts w:ascii="Times New Roman" w:eastAsia="Times New Roman" w:hAnsi="Times New Roman" w:cs="Times New Roman"/>
                                <w:iCs/>
                                <w:kern w:val="0"/>
                                <w:sz w:val="24"/>
                              </w:rPr>
                              <w:t>rs</w:t>
                            </w:r>
                            <w:r>
                              <w:rPr>
                                <w:rFonts w:ascii="Times New Roman" w:eastAsia="Times New Roman" w:hAnsi="Times New Roman" w:cs="Times New Roman"/>
                                <w:iCs/>
                                <w:kern w:val="0"/>
                                <w:sz w:val="24"/>
                              </w:rPr>
                              <w:t xml:space="preserve"> meaning</w:t>
                            </w:r>
                            <w:r w:rsidRPr="009F0024">
                              <w:rPr>
                                <w:rFonts w:ascii="Times New Roman" w:eastAsia="Times New Roman" w:hAnsi="Times New Roman" w:cs="Times New Roman"/>
                                <w:iCs/>
                                <w:kern w:val="0"/>
                                <w:sz w:val="24"/>
                              </w:rPr>
                              <w:t xml:space="preserve"> these two months are </w:t>
                            </w:r>
                            <w:r w:rsidRPr="00227785">
                              <w:rPr>
                                <w:rFonts w:ascii="Times New Roman" w:eastAsia="Times New Roman" w:hAnsi="Times New Roman" w:cs="Times New Roman"/>
                                <w:b/>
                                <w:iCs/>
                                <w:kern w:val="0"/>
                                <w:sz w:val="24"/>
                              </w:rPr>
                              <w:t>best</w:t>
                            </w:r>
                            <w:r w:rsidRPr="009F0024">
                              <w:rPr>
                                <w:rFonts w:ascii="Times New Roman" w:eastAsia="Times New Roman" w:hAnsi="Times New Roman" w:cs="Times New Roman"/>
                                <w:iCs/>
                                <w:kern w:val="0"/>
                                <w:sz w:val="24"/>
                              </w:rPr>
                              <w:t xml:space="preserve"> two months </w:t>
                            </w:r>
                            <w:r w:rsidRPr="00227785">
                              <w:rPr>
                                <w:rFonts w:ascii="Times New Roman" w:eastAsia="Times New Roman" w:hAnsi="Times New Roman" w:cs="Times New Roman"/>
                                <w:b/>
                                <w:iCs/>
                                <w:kern w:val="0"/>
                                <w:sz w:val="24"/>
                              </w:rPr>
                              <w:t>for travelling</w:t>
                            </w:r>
                            <w:r w:rsidRPr="009F0024">
                              <w:rPr>
                                <w:rFonts w:ascii="Times New Roman" w:eastAsia="Times New Roman" w:hAnsi="Times New Roman" w:cs="Times New Roman"/>
                                <w:iCs/>
                                <w:kern w:val="0"/>
                                <w:sz w:val="24"/>
                              </w:rPr>
                              <w:t xml:space="preserve"> throughout the whole year</w:t>
                            </w:r>
                            <w:r w:rsidRPr="009F0024">
                              <w:rPr>
                                <w:rFonts w:ascii="Times New Roman" w:eastAsia="Times New Roman" w:hAnsi="Times New Roman" w:cs="Times New Roman" w:hint="eastAsia"/>
                                <w:iCs/>
                                <w:kern w:val="0"/>
                                <w:sz w:val="24"/>
                              </w:rPr>
                              <w:t xml:space="preserve">. </w:t>
                            </w:r>
                            <w:r>
                              <w:rPr>
                                <w:rFonts w:ascii="Times New Roman" w:eastAsia="Times New Roman" w:hAnsi="Times New Roman" w:cs="Times New Roman"/>
                                <w:iCs/>
                                <w:kern w:val="0"/>
                                <w:sz w:val="24"/>
                              </w:rPr>
                              <w:t>Similarly Dec and Jan worst time to fly as have dark colours almost every day.</w:t>
                            </w:r>
                          </w:p>
                          <w:p w14:paraId="08BFB2AA" w14:textId="77777777" w:rsidR="0014346B" w:rsidRPr="00234F9E" w:rsidRDefault="0014346B" w:rsidP="00D869BA">
                            <w:pPr>
                              <w:pStyle w:val="BodyText"/>
                              <w:spacing w:beforeLines="50" w:before="156"/>
                              <w:jc w:val="both"/>
                              <w:rPr>
                                <w:rFonts w:ascii="Times New Roman" w:hAnsi="Times New Roman"/>
                                <w:b/>
                                <w:i w:val="0"/>
                                <w:sz w:val="24"/>
                                <w:szCs w:val="24"/>
                              </w:rPr>
                            </w:pPr>
                            <w:r>
                              <w:rPr>
                                <w:rFonts w:ascii="Times New Roman" w:hAnsi="Times New Roman"/>
                                <w:b/>
                                <w:i w:val="0"/>
                                <w:sz w:val="24"/>
                                <w:szCs w:val="24"/>
                              </w:rPr>
                              <w:t>Pros</w:t>
                            </w:r>
                            <w:r w:rsidRPr="00234F9E">
                              <w:rPr>
                                <w:rFonts w:ascii="Times New Roman" w:hAnsi="Times New Roman"/>
                                <w:b/>
                                <w:i w:val="0"/>
                                <w:sz w:val="24"/>
                                <w:szCs w:val="24"/>
                              </w:rPr>
                              <w:t>:</w:t>
                            </w:r>
                          </w:p>
                          <w:p w14:paraId="3D35C673" w14:textId="77777777" w:rsidR="0014346B" w:rsidRDefault="0014346B" w:rsidP="00FB35C7">
                            <w:pPr>
                              <w:pStyle w:val="BodyText"/>
                              <w:jc w:val="both"/>
                              <w:rPr>
                                <w:rFonts w:ascii="Times New Roman" w:hAnsi="Times New Roman"/>
                                <w:i w:val="0"/>
                                <w:sz w:val="24"/>
                                <w:szCs w:val="24"/>
                              </w:rPr>
                            </w:pPr>
                            <w:r>
                              <w:rPr>
                                <w:rFonts w:ascii="Times New Roman" w:hAnsi="Times New Roman"/>
                                <w:i w:val="0"/>
                                <w:sz w:val="24"/>
                                <w:szCs w:val="24"/>
                              </w:rPr>
                              <w:t>▪ Easy to understand for user</w:t>
                            </w:r>
                          </w:p>
                          <w:p w14:paraId="530B0770" w14:textId="77777777" w:rsidR="0014346B" w:rsidRPr="00FB35C7" w:rsidRDefault="0014346B" w:rsidP="00AC0C7A">
                            <w:pPr>
                              <w:pStyle w:val="BodyText"/>
                              <w:jc w:val="both"/>
                              <w:rPr>
                                <w:rFonts w:ascii="Times New Roman" w:eastAsiaTheme="minorEastAsia" w:hAnsi="Times New Roman"/>
                                <w:i w:val="0"/>
                                <w:sz w:val="24"/>
                                <w:szCs w:val="24"/>
                              </w:rPr>
                            </w:pPr>
                            <w:r>
                              <w:rPr>
                                <w:rFonts w:ascii="Times New Roman" w:hAnsi="Times New Roman"/>
                                <w:i w:val="0"/>
                                <w:sz w:val="24"/>
                                <w:szCs w:val="24"/>
                              </w:rPr>
                              <w:t>▪ Shows entire 21 years of data and trend of flight delays</w:t>
                            </w:r>
                          </w:p>
                          <w:p w14:paraId="69292F79" w14:textId="77777777" w:rsidR="0014346B" w:rsidRPr="00CE7FAD" w:rsidRDefault="0014346B" w:rsidP="00D869BA">
                            <w:pPr>
                              <w:pStyle w:val="BodyText"/>
                              <w:spacing w:beforeLines="50" w:before="156"/>
                              <w:jc w:val="both"/>
                              <w:rPr>
                                <w:rFonts w:ascii="Times New Roman" w:hAnsi="Times New Roman"/>
                                <w:b/>
                                <w:i w:val="0"/>
                                <w:sz w:val="24"/>
                                <w:szCs w:val="24"/>
                              </w:rPr>
                            </w:pPr>
                            <w:r w:rsidRPr="00CE7FAD">
                              <w:rPr>
                                <w:rFonts w:ascii="Times New Roman" w:hAnsi="Times New Roman"/>
                                <w:b/>
                                <w:i w:val="0"/>
                                <w:sz w:val="24"/>
                                <w:szCs w:val="24"/>
                              </w:rPr>
                              <w:t xml:space="preserve">Cons: </w:t>
                            </w:r>
                          </w:p>
                          <w:p w14:paraId="6C0F225A" w14:textId="77777777" w:rsidR="0014346B" w:rsidRDefault="0014346B" w:rsidP="00FB35C7">
                            <w:pPr>
                              <w:pStyle w:val="BodyText"/>
                              <w:jc w:val="both"/>
                              <w:rPr>
                                <w:rFonts w:ascii="Times New Roman" w:hAnsi="Times New Roman"/>
                                <w:i w:val="0"/>
                                <w:sz w:val="24"/>
                                <w:szCs w:val="24"/>
                              </w:rPr>
                            </w:pPr>
                            <w:r>
                              <w:rPr>
                                <w:rFonts w:ascii="Times New Roman" w:hAnsi="Times New Roman"/>
                                <w:i w:val="0"/>
                                <w:sz w:val="24"/>
                                <w:szCs w:val="24"/>
                              </w:rPr>
                              <w:t>▪  Not interactive visualisation</w:t>
                            </w:r>
                          </w:p>
                          <w:p w14:paraId="1BA5B808" w14:textId="77777777" w:rsidR="0014346B" w:rsidRPr="000955EF" w:rsidRDefault="0014346B" w:rsidP="000955EF">
                            <w:pPr>
                              <w:pStyle w:val="BodyText"/>
                              <w:jc w:val="both"/>
                              <w:rPr>
                                <w:rFonts w:ascii="Times New Roman" w:eastAsiaTheme="minorEastAsia" w:hAnsi="Times New Roman"/>
                                <w:i w:val="0"/>
                                <w:sz w:val="24"/>
                                <w:szCs w:val="24"/>
                              </w:rPr>
                            </w:pPr>
                            <w:r>
                              <w:rPr>
                                <w:rFonts w:ascii="Times New Roman" w:hAnsi="Times New Roman"/>
                                <w:i w:val="0"/>
                                <w:sz w:val="24"/>
                                <w:szCs w:val="24"/>
                              </w:rPr>
                              <w:t>▪ Can’t get details of every day exact delay percentage and delay reasons;</w:t>
                            </w:r>
                          </w:p>
                          <w:p w14:paraId="3F91BC96" w14:textId="77777777" w:rsidR="0014346B" w:rsidRPr="00FB35C7" w:rsidRDefault="0014346B" w:rsidP="00AC0C7A">
                            <w:pPr>
                              <w:rPr>
                                <w:rFonts w:ascii="Times New Roman" w:hAnsi="Times New Roman" w:cs="Times New Roman"/>
                                <w:iCs/>
                                <w:kern w:val="0"/>
                                <w:sz w:val="24"/>
                              </w:rPr>
                            </w:pPr>
                          </w:p>
                          <w:p w14:paraId="54FC8A60" w14:textId="77777777" w:rsidR="0014346B" w:rsidRPr="00AC0C7A" w:rsidRDefault="0014346B" w:rsidP="00AC0C7A">
                            <w:pPr>
                              <w:rPr>
                                <w:rFonts w:ascii="Times New Roman" w:eastAsia="SimHei" w:hAnsi="Times New Roman" w:cs="Times New Roman"/>
                                <w:b/>
                                <w:color w:val="404040" w:themeColor="text1" w:themeTint="BF"/>
                                <w:szCs w:val="21"/>
                              </w:rPr>
                            </w:pPr>
                            <w:r>
                              <w:rPr>
                                <w:rFonts w:ascii="Times New Roman" w:eastAsia="SimHei" w:hAnsi="Times New Roman" w:cs="Times New Roman"/>
                                <w:b/>
                                <w:color w:val="404040" w:themeColor="text1" w:themeTint="BF"/>
                                <w:szCs w:val="21"/>
                              </w:rPr>
                              <w:t>Figure 3.2.4: Seasonal Effect</w:t>
                            </w:r>
                            <w:r w:rsidRPr="00AC0C7A">
                              <w:rPr>
                                <w:rFonts w:ascii="Times New Roman" w:eastAsia="SimHei" w:hAnsi="Times New Roman" w:cs="Times New Roman"/>
                                <w:b/>
                                <w:color w:val="404040" w:themeColor="text1" w:themeTint="BF"/>
                                <w:szCs w:val="21"/>
                              </w:rPr>
                              <w:t xml:space="preserve"> Calendar Heat Map</w:t>
                            </w:r>
                          </w:p>
                          <w:p w14:paraId="77557471" w14:textId="77777777" w:rsidR="0014346B" w:rsidRPr="00AC0C7A" w:rsidRDefault="001434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2646B7" id="_x0000_t202" coordsize="21600,21600" o:spt="202" path="m,l,21600r21600,l21600,xe">
                <v:stroke joinstyle="miter"/>
                <v:path gradientshapeok="t" o:connecttype="rect"/>
              </v:shapetype>
              <v:shape id="Text Box 26" o:spid="_x0000_s1026" type="#_x0000_t202" style="position:absolute;left:0;text-align:left;margin-left:157.8pt;margin-top:.65pt;width:262.75pt;height:541.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" stroked="f">
                <v:textbox>
                  <w:txbxContent>
                    <w:p w14:paraId="3C4B86B9" w14:textId="77777777" w:rsidR="0014346B" w:rsidRPr="001123E5" w:rsidRDefault="0014346B" w:rsidP="00AC0C7A">
                      <w:pPr>
                        <w:pStyle w:val="BodyText"/>
                        <w:jc w:val="both"/>
                        <w:rPr>
                          <w:rFonts w:ascii="Times New Roman" w:hAnsi="Times New Roman"/>
                          <w:i w:val="0"/>
                          <w:sz w:val="24"/>
                          <w:szCs w:val="24"/>
                        </w:rPr>
                      </w:pPr>
                      <w:r w:rsidRPr="00A874D2">
                        <w:rPr>
                          <w:rFonts w:ascii="Times New Roman" w:hAnsi="Times New Roman"/>
                          <w:b/>
                          <w:bCs/>
                          <w:i w:val="0"/>
                          <w:color w:val="000000"/>
                          <w:sz w:val="24"/>
                          <w:szCs w:val="22"/>
                        </w:rPr>
                        <w:t>Purpose</w:t>
                      </w:r>
                      <w:r w:rsidRPr="00A874D2">
                        <w:rPr>
                          <w:rFonts w:ascii="Times New Roman" w:hAnsi="Times New Roman"/>
                          <w:b/>
                          <w:bCs/>
                          <w:i w:val="0"/>
                          <w:color w:val="000000"/>
                          <w:sz w:val="24"/>
                        </w:rPr>
                        <w:t xml:space="preserve">: </w:t>
                      </w:r>
                      <w:r w:rsidRPr="001123E5">
                        <w:rPr>
                          <w:rFonts w:ascii="Times New Roman" w:hAnsi="Times New Roman"/>
                          <w:i w:val="0"/>
                          <w:sz w:val="24"/>
                          <w:szCs w:val="24"/>
                        </w:rPr>
                        <w:t xml:space="preserve">Calendar </w:t>
                      </w:r>
                      <w:r>
                        <w:rPr>
                          <w:rFonts w:ascii="Times New Roman" w:hAnsi="Times New Roman"/>
                          <w:i w:val="0"/>
                          <w:sz w:val="24"/>
                          <w:szCs w:val="24"/>
                        </w:rPr>
                        <w:t>Heat Map</w:t>
                      </w:r>
                      <w:r w:rsidRPr="001123E5">
                        <w:rPr>
                          <w:rFonts w:ascii="Times New Roman" w:hAnsi="Times New Roman"/>
                          <w:i w:val="0"/>
                          <w:sz w:val="24"/>
                          <w:szCs w:val="24"/>
                        </w:rPr>
                        <w:t xml:space="preserve"> view of flight delay</w:t>
                      </w:r>
                      <w:r>
                        <w:rPr>
                          <w:rFonts w:ascii="Times New Roman" w:hAnsi="Times New Roman"/>
                          <w:i w:val="0"/>
                          <w:sz w:val="24"/>
                          <w:szCs w:val="24"/>
                        </w:rPr>
                        <w:t xml:space="preserve"> created in </w:t>
                      </w:r>
                      <w:r w:rsidRPr="00FB35C7">
                        <w:rPr>
                          <w:rFonts w:ascii="Times New Roman" w:hAnsi="Times New Roman"/>
                          <w:b/>
                          <w:i w:val="0"/>
                          <w:sz w:val="24"/>
                          <w:szCs w:val="24"/>
                        </w:rPr>
                        <w:t>D3</w:t>
                      </w:r>
                      <w:r>
                        <w:rPr>
                          <w:rFonts w:ascii="Times New Roman" w:hAnsi="Times New Roman"/>
                          <w:i w:val="0"/>
                          <w:sz w:val="24"/>
                          <w:szCs w:val="24"/>
                        </w:rPr>
                        <w:t xml:space="preserve"> in order to visualise </w:t>
                      </w:r>
                      <w:r w:rsidRPr="001123E5">
                        <w:rPr>
                          <w:rFonts w:ascii="Times New Roman" w:hAnsi="Times New Roman"/>
                          <w:i w:val="0"/>
                          <w:sz w:val="24"/>
                          <w:szCs w:val="24"/>
                        </w:rPr>
                        <w:t>overall flight delay by day/month/year over 21 years</w:t>
                      </w:r>
                      <w:r>
                        <w:rPr>
                          <w:rFonts w:ascii="Times New Roman" w:hAnsi="Times New Roman"/>
                          <w:i w:val="0"/>
                          <w:sz w:val="24"/>
                          <w:szCs w:val="24"/>
                        </w:rPr>
                        <w:t xml:space="preserve"> to show which is best and worst time for travel in USA. </w:t>
                      </w:r>
                    </w:p>
                    <w:p w14:paraId="387C3416" w14:textId="77777777" w:rsidR="0014346B" w:rsidRPr="00FB35C7" w:rsidRDefault="0014346B" w:rsidP="00AC0C7A">
                      <w:pPr>
                        <w:pStyle w:val="BodyText"/>
                        <w:jc w:val="both"/>
                        <w:rPr>
                          <w:rFonts w:ascii="Times New Roman" w:hAnsi="Times New Roman"/>
                          <w:i w:val="0"/>
                          <w:sz w:val="24"/>
                          <w:szCs w:val="24"/>
                        </w:rPr>
                      </w:pPr>
                    </w:p>
                    <w:p w14:paraId="0FE6F168" w14:textId="77777777" w:rsidR="0014346B" w:rsidRDefault="0014346B" w:rsidP="00AC0C7A">
                      <w:pPr>
                        <w:pStyle w:val="BodyText"/>
                        <w:jc w:val="both"/>
                        <w:rPr>
                          <w:sz w:val="18"/>
                        </w:rPr>
                      </w:pPr>
                      <w:r w:rsidRPr="009366A7">
                        <w:rPr>
                          <w:rFonts w:ascii="Times New Roman" w:hAnsi="Times New Roman"/>
                          <w:b/>
                          <w:bCs/>
                          <w:i w:val="0"/>
                          <w:color w:val="000000"/>
                          <w:sz w:val="24"/>
                          <w:szCs w:val="22"/>
                        </w:rPr>
                        <w:t>Analysis:</w:t>
                      </w:r>
                      <w:r w:rsidRPr="001123E5">
                        <w:rPr>
                          <w:rFonts w:ascii="Times New Roman" w:hAnsi="Times New Roman"/>
                          <w:i w:val="0"/>
                          <w:sz w:val="24"/>
                          <w:szCs w:val="24"/>
                        </w:rPr>
                        <w:t xml:space="preserve"> Each day represented by squares and </w:t>
                      </w:r>
                      <w:r w:rsidRPr="001123E5">
                        <w:rPr>
                          <w:rFonts w:ascii="Times New Roman" w:hAnsi="Times New Roman"/>
                          <w:b/>
                          <w:i w:val="0"/>
                          <w:sz w:val="24"/>
                          <w:szCs w:val="24"/>
                        </w:rPr>
                        <w:t>heat map</w:t>
                      </w:r>
                      <w:r w:rsidRPr="001123E5">
                        <w:rPr>
                          <w:rFonts w:ascii="Times New Roman" w:hAnsi="Times New Roman"/>
                          <w:i w:val="0"/>
                          <w:sz w:val="24"/>
                          <w:szCs w:val="24"/>
                        </w:rPr>
                        <w:t xml:space="preserve"> technique will be used to depict flight delay percentage for the day.</w:t>
                      </w:r>
                      <w:r w:rsidRPr="009F0024">
                        <w:rPr>
                          <w:rFonts w:ascii="Times New Roman" w:hAnsi="Times New Roman"/>
                          <w:i w:val="0"/>
                          <w:sz w:val="24"/>
                          <w:szCs w:val="24"/>
                        </w:rPr>
                        <w:t xml:space="preserve"> This visualization is showing a heat map of percentage of delays over 2</w:t>
                      </w:r>
                      <w:r>
                        <w:rPr>
                          <w:rFonts w:ascii="Times New Roman" w:hAnsi="Times New Roman"/>
                          <w:i w:val="0"/>
                          <w:sz w:val="24"/>
                          <w:szCs w:val="24"/>
                        </w:rPr>
                        <w:t>1</w:t>
                      </w:r>
                      <w:r w:rsidRPr="009F0024">
                        <w:rPr>
                          <w:rFonts w:ascii="Times New Roman" w:hAnsi="Times New Roman"/>
                          <w:i w:val="0"/>
                          <w:sz w:val="24"/>
                          <w:szCs w:val="24"/>
                        </w:rPr>
                        <w:t xml:space="preserve"> years from the year of 1987 to 2008 </w:t>
                      </w:r>
                      <w:r w:rsidRPr="001123E5">
                        <w:rPr>
                          <w:rFonts w:ascii="Times New Roman" w:hAnsi="Times New Roman"/>
                          <w:i w:val="0"/>
                          <w:sz w:val="24"/>
                          <w:szCs w:val="24"/>
                        </w:rPr>
                        <w:t xml:space="preserve">and </w:t>
                      </w:r>
                      <w:r>
                        <w:rPr>
                          <w:rFonts w:ascii="Times New Roman" w:hAnsi="Times New Roman"/>
                          <w:i w:val="0"/>
                          <w:sz w:val="24"/>
                          <w:szCs w:val="24"/>
                        </w:rPr>
                        <w:t xml:space="preserve">developed in D3. </w:t>
                      </w:r>
                      <w:r w:rsidRPr="009F0024">
                        <w:rPr>
                          <w:rFonts w:ascii="Times New Roman" w:hAnsi="Times New Roman"/>
                          <w:i w:val="0"/>
                          <w:sz w:val="24"/>
                          <w:szCs w:val="24"/>
                        </w:rPr>
                        <w:t xml:space="preserve">Each day is represented by little square, </w:t>
                      </w:r>
                      <w:r>
                        <w:rPr>
                          <w:rFonts w:ascii="Times New Roman" w:hAnsi="Times New Roman"/>
                          <w:i w:val="0"/>
                          <w:sz w:val="24"/>
                          <w:szCs w:val="24"/>
                        </w:rPr>
                        <w:t>each</w:t>
                      </w:r>
                      <w:r w:rsidRPr="009F0024">
                        <w:rPr>
                          <w:rFonts w:ascii="Times New Roman" w:hAnsi="Times New Roman"/>
                          <w:i w:val="0"/>
                          <w:sz w:val="24"/>
                          <w:szCs w:val="24"/>
                        </w:rPr>
                        <w:t xml:space="preserve"> square</w:t>
                      </w:r>
                      <w:r>
                        <w:rPr>
                          <w:rFonts w:ascii="Times New Roman" w:hAnsi="Times New Roman"/>
                          <w:i w:val="0"/>
                          <w:sz w:val="24"/>
                          <w:szCs w:val="24"/>
                        </w:rPr>
                        <w:t xml:space="preserve"> is filled with different colour</w:t>
                      </w:r>
                      <w:r w:rsidRPr="009F0024">
                        <w:rPr>
                          <w:rFonts w:ascii="Times New Roman" w:hAnsi="Times New Roman"/>
                          <w:i w:val="0"/>
                          <w:sz w:val="24"/>
                          <w:szCs w:val="24"/>
                        </w:rPr>
                        <w:t xml:space="preserve"> to distinguish the delays between each day. The darker the colour represents</w:t>
                      </w:r>
                      <w:r>
                        <w:rPr>
                          <w:rFonts w:ascii="Times New Roman" w:hAnsi="Times New Roman"/>
                          <w:i w:val="0"/>
                          <w:sz w:val="24"/>
                          <w:szCs w:val="24"/>
                        </w:rPr>
                        <w:t xml:space="preserve"> more delay</w:t>
                      </w:r>
                      <w:r w:rsidRPr="009F0024">
                        <w:rPr>
                          <w:rFonts w:ascii="Times New Roman" w:hAnsi="Times New Roman"/>
                          <w:i w:val="0"/>
                          <w:sz w:val="24"/>
                          <w:szCs w:val="24"/>
                        </w:rPr>
                        <w:t xml:space="preserve">; similarly the lighter colour </w:t>
                      </w:r>
                      <w:r>
                        <w:rPr>
                          <w:rFonts w:ascii="Times New Roman" w:hAnsi="Times New Roman"/>
                          <w:i w:val="0"/>
                          <w:sz w:val="24"/>
                          <w:szCs w:val="24"/>
                        </w:rPr>
                        <w:t xml:space="preserve">represents </w:t>
                      </w:r>
                      <w:r w:rsidRPr="009F0024">
                        <w:rPr>
                          <w:rFonts w:ascii="Times New Roman" w:hAnsi="Times New Roman"/>
                          <w:i w:val="0"/>
                          <w:sz w:val="24"/>
                          <w:szCs w:val="24"/>
                        </w:rPr>
                        <w:t xml:space="preserve">less delay for that day. </w:t>
                      </w:r>
                    </w:p>
                    <w:p w14:paraId="29C7EC36" w14:textId="77777777" w:rsidR="0014346B" w:rsidRDefault="0014346B" w:rsidP="00AC0C7A">
                      <w:pPr>
                        <w:rPr>
                          <w:sz w:val="18"/>
                        </w:rPr>
                      </w:pPr>
                    </w:p>
                    <w:p w14:paraId="75BDADC1" w14:textId="77777777" w:rsidR="0014346B" w:rsidRPr="00FB35C7" w:rsidRDefault="0014346B" w:rsidP="00AC0C7A">
                      <w:pPr>
                        <w:rPr>
                          <w:rFonts w:ascii="Times New Roman" w:hAnsi="Times New Roman" w:cs="Times New Roman"/>
                          <w:iCs/>
                          <w:kern w:val="0"/>
                          <w:sz w:val="24"/>
                        </w:rPr>
                      </w:pPr>
                      <w:r w:rsidRPr="009F0024">
                        <w:rPr>
                          <w:rFonts w:ascii="Times New Roman" w:eastAsia="Times New Roman" w:hAnsi="Times New Roman" w:cs="Times New Roman"/>
                          <w:iCs/>
                          <w:kern w:val="0"/>
                          <w:sz w:val="24"/>
                        </w:rPr>
                        <w:t>It also gives some useful hints for viewers,</w:t>
                      </w:r>
                      <w:r>
                        <w:rPr>
                          <w:rFonts w:ascii="Times New Roman" w:eastAsia="Times New Roman" w:hAnsi="Times New Roman" w:cs="Times New Roman"/>
                          <w:iCs/>
                          <w:kern w:val="0"/>
                          <w:sz w:val="24"/>
                        </w:rPr>
                        <w:t xml:space="preserve"> e.g. </w:t>
                      </w:r>
                      <w:r w:rsidRPr="009F0024">
                        <w:rPr>
                          <w:rFonts w:ascii="Times New Roman" w:eastAsia="Times New Roman" w:hAnsi="Times New Roman" w:cs="Times New Roman"/>
                          <w:iCs/>
                          <w:kern w:val="0"/>
                          <w:sz w:val="24"/>
                        </w:rPr>
                        <w:t xml:space="preserve">it can be easily seen that usually the </w:t>
                      </w:r>
                      <w:r w:rsidRPr="00227785">
                        <w:rPr>
                          <w:rFonts w:ascii="Times New Roman" w:eastAsia="Times New Roman" w:hAnsi="Times New Roman" w:cs="Times New Roman"/>
                          <w:b/>
                          <w:iCs/>
                          <w:kern w:val="0"/>
                          <w:sz w:val="24"/>
                        </w:rPr>
                        <w:t>September and the October</w:t>
                      </w:r>
                      <w:r w:rsidRPr="009F0024">
                        <w:rPr>
                          <w:rFonts w:ascii="Times New Roman" w:eastAsia="Times New Roman" w:hAnsi="Times New Roman" w:cs="Times New Roman"/>
                          <w:iCs/>
                          <w:kern w:val="0"/>
                          <w:sz w:val="24"/>
                        </w:rPr>
                        <w:t xml:space="preserve"> months </w:t>
                      </w:r>
                      <w:r>
                        <w:rPr>
                          <w:rFonts w:ascii="Times New Roman" w:eastAsia="Times New Roman" w:hAnsi="Times New Roman" w:cs="Times New Roman"/>
                          <w:iCs/>
                          <w:kern w:val="0"/>
                          <w:sz w:val="24"/>
                        </w:rPr>
                        <w:t>have</w:t>
                      </w:r>
                      <w:r w:rsidRPr="009F0024">
                        <w:rPr>
                          <w:rFonts w:ascii="Times New Roman" w:eastAsia="Times New Roman" w:hAnsi="Times New Roman" w:cs="Times New Roman"/>
                          <w:iCs/>
                          <w:kern w:val="0"/>
                          <w:sz w:val="24"/>
                        </w:rPr>
                        <w:t xml:space="preserve"> light colo</w:t>
                      </w:r>
                      <w:r>
                        <w:rPr>
                          <w:rFonts w:ascii="Times New Roman" w:eastAsia="Times New Roman" w:hAnsi="Times New Roman" w:cs="Times New Roman"/>
                          <w:iCs/>
                          <w:kern w:val="0"/>
                          <w:sz w:val="24"/>
                        </w:rPr>
                        <w:t>u</w:t>
                      </w:r>
                      <w:r w:rsidRPr="009F0024">
                        <w:rPr>
                          <w:rFonts w:ascii="Times New Roman" w:eastAsia="Times New Roman" w:hAnsi="Times New Roman" w:cs="Times New Roman"/>
                          <w:iCs/>
                          <w:kern w:val="0"/>
                          <w:sz w:val="24"/>
                        </w:rPr>
                        <w:t>rs</w:t>
                      </w:r>
                      <w:r>
                        <w:rPr>
                          <w:rFonts w:ascii="Times New Roman" w:eastAsia="Times New Roman" w:hAnsi="Times New Roman" w:cs="Times New Roman"/>
                          <w:iCs/>
                          <w:kern w:val="0"/>
                          <w:sz w:val="24"/>
                        </w:rPr>
                        <w:t xml:space="preserve"> meaning</w:t>
                      </w:r>
                      <w:r w:rsidRPr="009F0024">
                        <w:rPr>
                          <w:rFonts w:ascii="Times New Roman" w:eastAsia="Times New Roman" w:hAnsi="Times New Roman" w:cs="Times New Roman"/>
                          <w:iCs/>
                          <w:kern w:val="0"/>
                          <w:sz w:val="24"/>
                        </w:rPr>
                        <w:t xml:space="preserve"> these two months are </w:t>
                      </w:r>
                      <w:r w:rsidRPr="00227785">
                        <w:rPr>
                          <w:rFonts w:ascii="Times New Roman" w:eastAsia="Times New Roman" w:hAnsi="Times New Roman" w:cs="Times New Roman"/>
                          <w:b/>
                          <w:iCs/>
                          <w:kern w:val="0"/>
                          <w:sz w:val="24"/>
                        </w:rPr>
                        <w:t>best</w:t>
                      </w:r>
                      <w:r w:rsidRPr="009F0024">
                        <w:rPr>
                          <w:rFonts w:ascii="Times New Roman" w:eastAsia="Times New Roman" w:hAnsi="Times New Roman" w:cs="Times New Roman"/>
                          <w:iCs/>
                          <w:kern w:val="0"/>
                          <w:sz w:val="24"/>
                        </w:rPr>
                        <w:t xml:space="preserve"> two months </w:t>
                      </w:r>
                      <w:r w:rsidRPr="00227785">
                        <w:rPr>
                          <w:rFonts w:ascii="Times New Roman" w:eastAsia="Times New Roman" w:hAnsi="Times New Roman" w:cs="Times New Roman"/>
                          <w:b/>
                          <w:iCs/>
                          <w:kern w:val="0"/>
                          <w:sz w:val="24"/>
                        </w:rPr>
                        <w:t>for travelling</w:t>
                      </w:r>
                      <w:r w:rsidRPr="009F0024">
                        <w:rPr>
                          <w:rFonts w:ascii="Times New Roman" w:eastAsia="Times New Roman" w:hAnsi="Times New Roman" w:cs="Times New Roman"/>
                          <w:iCs/>
                          <w:kern w:val="0"/>
                          <w:sz w:val="24"/>
                        </w:rPr>
                        <w:t xml:space="preserve"> throughout the whole year</w:t>
                      </w:r>
                      <w:r w:rsidRPr="009F0024">
                        <w:rPr>
                          <w:rFonts w:ascii="Times New Roman" w:eastAsia="Times New Roman" w:hAnsi="Times New Roman" w:cs="Times New Roman" w:hint="eastAsia"/>
                          <w:iCs/>
                          <w:kern w:val="0"/>
                          <w:sz w:val="24"/>
                        </w:rPr>
                        <w:t xml:space="preserve">. </w:t>
                      </w:r>
                      <w:r>
                        <w:rPr>
                          <w:rFonts w:ascii="Times New Roman" w:eastAsia="Times New Roman" w:hAnsi="Times New Roman" w:cs="Times New Roman"/>
                          <w:iCs/>
                          <w:kern w:val="0"/>
                          <w:sz w:val="24"/>
                        </w:rPr>
                        <w:t>Similarly Dec and Jan worst time to fly as have dark colours almost every day.</w:t>
                      </w:r>
                    </w:p>
                    <w:p w14:paraId="08BFB2AA" w14:textId="77777777" w:rsidR="0014346B" w:rsidRPr="00234F9E" w:rsidRDefault="0014346B" w:rsidP="00D869BA">
                      <w:pPr>
                        <w:pStyle w:val="BodyText"/>
                        <w:spacing w:beforeLines="50" w:before="156"/>
                        <w:jc w:val="both"/>
                        <w:rPr>
                          <w:rFonts w:ascii="Times New Roman" w:hAnsi="Times New Roman"/>
                          <w:b/>
                          <w:i w:val="0"/>
                          <w:sz w:val="24"/>
                          <w:szCs w:val="24"/>
                        </w:rPr>
                      </w:pPr>
                      <w:r>
                        <w:rPr>
                          <w:rFonts w:ascii="Times New Roman" w:hAnsi="Times New Roman"/>
                          <w:b/>
                          <w:i w:val="0"/>
                          <w:sz w:val="24"/>
                          <w:szCs w:val="24"/>
                        </w:rPr>
                        <w:t>Pros</w:t>
                      </w:r>
                      <w:r w:rsidRPr="00234F9E">
                        <w:rPr>
                          <w:rFonts w:ascii="Times New Roman" w:hAnsi="Times New Roman"/>
                          <w:b/>
                          <w:i w:val="0"/>
                          <w:sz w:val="24"/>
                          <w:szCs w:val="24"/>
                        </w:rPr>
                        <w:t>:</w:t>
                      </w:r>
                    </w:p>
                    <w:p w14:paraId="3D35C673" w14:textId="77777777" w:rsidR="0014346B" w:rsidRDefault="0014346B" w:rsidP="00FB35C7">
                      <w:pPr>
                        <w:pStyle w:val="BodyText"/>
                        <w:jc w:val="both"/>
                        <w:rPr>
                          <w:rFonts w:ascii="Times New Roman" w:hAnsi="Times New Roman"/>
                          <w:i w:val="0"/>
                          <w:sz w:val="24"/>
                          <w:szCs w:val="24"/>
                        </w:rPr>
                      </w:pPr>
                      <w:r>
                        <w:rPr>
                          <w:rFonts w:ascii="Times New Roman" w:hAnsi="Times New Roman"/>
                          <w:i w:val="0"/>
                          <w:sz w:val="24"/>
                          <w:szCs w:val="24"/>
                        </w:rPr>
                        <w:t>▪ Easy to understand for user</w:t>
                      </w:r>
                    </w:p>
                    <w:p w14:paraId="530B0770" w14:textId="77777777" w:rsidR="0014346B" w:rsidRPr="00FB35C7" w:rsidRDefault="0014346B" w:rsidP="00AC0C7A">
                      <w:pPr>
                        <w:pStyle w:val="BodyText"/>
                        <w:jc w:val="both"/>
                        <w:rPr>
                          <w:rFonts w:ascii="Times New Roman" w:eastAsiaTheme="minorEastAsia" w:hAnsi="Times New Roman"/>
                          <w:i w:val="0"/>
                          <w:sz w:val="24"/>
                          <w:szCs w:val="24"/>
                        </w:rPr>
                      </w:pPr>
                      <w:r>
                        <w:rPr>
                          <w:rFonts w:ascii="Times New Roman" w:hAnsi="Times New Roman"/>
                          <w:i w:val="0"/>
                          <w:sz w:val="24"/>
                          <w:szCs w:val="24"/>
                        </w:rPr>
                        <w:t>▪ Shows entire 21 years of data and trend of flight delays</w:t>
                      </w:r>
                    </w:p>
                    <w:p w14:paraId="69292F79" w14:textId="77777777" w:rsidR="0014346B" w:rsidRPr="00CE7FAD" w:rsidRDefault="0014346B" w:rsidP="00D869BA">
                      <w:pPr>
                        <w:pStyle w:val="BodyText"/>
                        <w:spacing w:beforeLines="50" w:before="156"/>
                        <w:jc w:val="both"/>
                        <w:rPr>
                          <w:rFonts w:ascii="Times New Roman" w:hAnsi="Times New Roman"/>
                          <w:b/>
                          <w:i w:val="0"/>
                          <w:sz w:val="24"/>
                          <w:szCs w:val="24"/>
                        </w:rPr>
                      </w:pPr>
                      <w:r w:rsidRPr="00CE7FAD">
                        <w:rPr>
                          <w:rFonts w:ascii="Times New Roman" w:hAnsi="Times New Roman"/>
                          <w:b/>
                          <w:i w:val="0"/>
                          <w:sz w:val="24"/>
                          <w:szCs w:val="24"/>
                        </w:rPr>
                        <w:t xml:space="preserve">Cons: </w:t>
                      </w:r>
                    </w:p>
                    <w:p w14:paraId="6C0F225A" w14:textId="77777777" w:rsidR="0014346B" w:rsidRDefault="0014346B" w:rsidP="00FB35C7">
                      <w:pPr>
                        <w:pStyle w:val="BodyText"/>
                        <w:jc w:val="both"/>
                        <w:rPr>
                          <w:rFonts w:ascii="Times New Roman" w:hAnsi="Times New Roman"/>
                          <w:i w:val="0"/>
                          <w:sz w:val="24"/>
                          <w:szCs w:val="24"/>
                        </w:rPr>
                      </w:pPr>
                      <w:r>
                        <w:rPr>
                          <w:rFonts w:ascii="Times New Roman" w:hAnsi="Times New Roman"/>
                          <w:i w:val="0"/>
                          <w:sz w:val="24"/>
                          <w:szCs w:val="24"/>
                        </w:rPr>
                        <w:t>▪  Not interactive visualisation</w:t>
                      </w:r>
                    </w:p>
                    <w:p w14:paraId="1BA5B808" w14:textId="77777777" w:rsidR="0014346B" w:rsidRPr="000955EF" w:rsidRDefault="0014346B" w:rsidP="000955EF">
                      <w:pPr>
                        <w:pStyle w:val="BodyText"/>
                        <w:jc w:val="both"/>
                        <w:rPr>
                          <w:rFonts w:ascii="Times New Roman" w:eastAsiaTheme="minorEastAsia" w:hAnsi="Times New Roman"/>
                          <w:i w:val="0"/>
                          <w:sz w:val="24"/>
                          <w:szCs w:val="24"/>
                        </w:rPr>
                      </w:pPr>
                      <w:r>
                        <w:rPr>
                          <w:rFonts w:ascii="Times New Roman" w:hAnsi="Times New Roman"/>
                          <w:i w:val="0"/>
                          <w:sz w:val="24"/>
                          <w:szCs w:val="24"/>
                        </w:rPr>
                        <w:t>▪ Can’t get details of every day exact delay percentage and delay reasons;</w:t>
                      </w:r>
                    </w:p>
                    <w:p w14:paraId="3F91BC96" w14:textId="77777777" w:rsidR="0014346B" w:rsidRPr="00FB35C7" w:rsidRDefault="0014346B" w:rsidP="00AC0C7A">
                      <w:pPr>
                        <w:rPr>
                          <w:rFonts w:ascii="Times New Roman" w:hAnsi="Times New Roman" w:cs="Times New Roman"/>
                          <w:iCs/>
                          <w:kern w:val="0"/>
                          <w:sz w:val="24"/>
                        </w:rPr>
                      </w:pPr>
                    </w:p>
                    <w:p w14:paraId="54FC8A60" w14:textId="77777777" w:rsidR="0014346B" w:rsidRPr="00AC0C7A" w:rsidRDefault="0014346B" w:rsidP="00AC0C7A">
                      <w:pPr>
                        <w:rPr>
                          <w:rFonts w:ascii="Times New Roman" w:eastAsia="SimHei" w:hAnsi="Times New Roman" w:cs="Times New Roman"/>
                          <w:b/>
                          <w:color w:val="404040" w:themeColor="text1" w:themeTint="BF"/>
                          <w:szCs w:val="21"/>
                        </w:rPr>
                      </w:pPr>
                      <w:r>
                        <w:rPr>
                          <w:rFonts w:ascii="Times New Roman" w:eastAsia="SimHei" w:hAnsi="Times New Roman" w:cs="Times New Roman"/>
                          <w:b/>
                          <w:color w:val="404040" w:themeColor="text1" w:themeTint="BF"/>
                          <w:szCs w:val="21"/>
                        </w:rPr>
                        <w:t>Figure 3.2.4: Seasonal Effect</w:t>
                      </w:r>
                      <w:r w:rsidRPr="00AC0C7A">
                        <w:rPr>
                          <w:rFonts w:ascii="Times New Roman" w:eastAsia="SimHei" w:hAnsi="Times New Roman" w:cs="Times New Roman"/>
                          <w:b/>
                          <w:color w:val="404040" w:themeColor="text1" w:themeTint="BF"/>
                          <w:szCs w:val="21"/>
                        </w:rPr>
                        <w:t xml:space="preserve"> Calendar Heat Map</w:t>
                      </w:r>
                    </w:p>
                    <w:p w14:paraId="77557471" w14:textId="77777777" w:rsidR="0014346B" w:rsidRPr="00AC0C7A" w:rsidRDefault="0014346B"/>
                  </w:txbxContent>
                </v:textbox>
              </v:shape>
            </w:pict>
          </mc:Fallback>
        </mc:AlternateContent>
      </w:r>
      <w:r w:rsidR="002B7EC3" w:rsidRPr="00F42D7C">
        <w:rPr>
          <w:rFonts w:ascii="Times New Roman" w:hAnsi="Times New Roman"/>
          <w:iCs w:val="0"/>
          <w:noProof/>
          <w:sz w:val="24"/>
          <w:lang w:eastAsia="ko-KR"/>
        </w:rPr>
        <w:drawing>
          <wp:inline distT="0" distB="0" distL="0" distR="0" wp14:anchorId="0773DCEF" wp14:editId="02EF7972">
            <wp:extent cx="1934845" cy="6653719"/>
            <wp:effectExtent l="0" t="0" r="825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srcRect/>
                    <a:stretch>
                      <a:fillRect/>
                    </a:stretch>
                  </pic:blipFill>
                  <pic:spPr bwMode="auto">
                    <a:xfrm>
                      <a:off x="0" y="0"/>
                      <a:ext cx="1949119" cy="6702807"/>
                    </a:xfrm>
                    <a:prstGeom prst="rect">
                      <a:avLst/>
                    </a:prstGeom>
                    <a:noFill/>
                    <a:ln w="9525">
                      <a:noFill/>
                      <a:miter lim="800000"/>
                      <a:headEnd/>
                      <a:tailEnd/>
                    </a:ln>
                  </pic:spPr>
                </pic:pic>
              </a:graphicData>
            </a:graphic>
          </wp:inline>
        </w:drawing>
      </w:r>
    </w:p>
    <w:p w14:paraId="10F23150" w14:textId="77777777" w:rsidR="00BA32D6" w:rsidRPr="00F42D7C" w:rsidRDefault="00BA32D6" w:rsidP="00D059F8">
      <w:pPr>
        <w:rPr>
          <w:rFonts w:ascii="Times New Roman" w:eastAsia="SimHei" w:hAnsi="Times New Roman" w:cs="Times New Roman"/>
          <w:b/>
          <w:color w:val="404040" w:themeColor="text1" w:themeTint="BF"/>
          <w:szCs w:val="21"/>
        </w:rPr>
      </w:pPr>
    </w:p>
    <w:p w14:paraId="365A7F56" w14:textId="77777777" w:rsidR="00BA32D6" w:rsidRPr="00F42D7C" w:rsidRDefault="0028102B" w:rsidP="00D869BA">
      <w:pPr>
        <w:pStyle w:val="Heading3"/>
        <w:numPr>
          <w:ilvl w:val="2"/>
          <w:numId w:val="23"/>
        </w:numPr>
        <w:spacing w:before="240" w:afterLines="50" w:after="156"/>
        <w:rPr>
          <w:rFonts w:ascii="Times New Roman" w:hAnsi="Times New Roman" w:cs="Times New Roman"/>
          <w:color w:val="auto"/>
          <w:sz w:val="24"/>
        </w:rPr>
      </w:pPr>
      <w:bookmarkStart w:id="75" w:name="_Toc497261727"/>
      <w:r w:rsidRPr="00F42D7C">
        <w:rPr>
          <w:rFonts w:ascii="Times New Roman" w:hAnsi="Times New Roman" w:cs="Times New Roman"/>
          <w:color w:val="auto"/>
          <w:sz w:val="24"/>
        </w:rPr>
        <w:lastRenderedPageBreak/>
        <w:t>Visualisation Section 3</w:t>
      </w:r>
      <w:r w:rsidR="00BA32D6" w:rsidRPr="00F42D7C">
        <w:rPr>
          <w:rFonts w:ascii="Times New Roman" w:hAnsi="Times New Roman" w:cs="Times New Roman"/>
          <w:color w:val="auto"/>
          <w:sz w:val="24"/>
        </w:rPr>
        <w:t>: Airline Performance</w:t>
      </w:r>
      <w:bookmarkEnd w:id="75"/>
    </w:p>
    <w:p w14:paraId="48D3E5B3" w14:textId="47DDFB7A" w:rsidR="00BA32D6" w:rsidRPr="00F42D7C" w:rsidRDefault="00BF72BA" w:rsidP="00D059F8">
      <w:pPr>
        <w:rPr>
          <w:rFonts w:ascii="Times New Roman" w:hAnsi="Times New Roman" w:cs="Times New Roman"/>
        </w:rPr>
      </w:pPr>
      <w:r>
        <w:rPr>
          <w:rFonts w:ascii="Times New Roman" w:hAnsi="Times New Roman" w:cs="Times New Roman"/>
          <w:noProof/>
          <w:lang w:eastAsia="ko-KR"/>
        </w:rPr>
        <mc:AlternateContent>
          <mc:Choice Requires="wps">
            <w:drawing>
              <wp:anchor distT="0" distB="0" distL="114300" distR="114300" simplePos="0" relativeHeight="251667456" behindDoc="0" locked="0" layoutInCell="1" allowOverlap="1" wp14:anchorId="3812BBDE" wp14:editId="045EE759">
                <wp:simplePos x="0" y="0"/>
                <wp:positionH relativeFrom="column">
                  <wp:posOffset>1481455</wp:posOffset>
                </wp:positionH>
                <wp:positionV relativeFrom="paragraph">
                  <wp:posOffset>177800</wp:posOffset>
                </wp:positionV>
                <wp:extent cx="3942715" cy="7811135"/>
                <wp:effectExtent l="0" t="0" r="0" b="0"/>
                <wp:wrapNone/>
                <wp:docPr id="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2715" cy="7811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15F9DA" w14:textId="77777777" w:rsidR="0014346B" w:rsidRDefault="0014346B" w:rsidP="005D73C8">
                            <w:pPr>
                              <w:pStyle w:val="BodyText"/>
                              <w:jc w:val="both"/>
                              <w:rPr>
                                <w:rFonts w:ascii="Times New Roman" w:hAnsi="Times New Roman"/>
                                <w:i w:val="0"/>
                                <w:sz w:val="24"/>
                                <w:szCs w:val="24"/>
                              </w:rPr>
                            </w:pPr>
                            <w:r w:rsidRPr="001D1C91">
                              <w:rPr>
                                <w:rFonts w:ascii="Times New Roman" w:hAnsi="Times New Roman"/>
                                <w:b/>
                                <w:bCs/>
                                <w:i w:val="0"/>
                                <w:color w:val="000000"/>
                                <w:sz w:val="24"/>
                              </w:rPr>
                              <w:t>Purpose</w:t>
                            </w:r>
                            <w:r w:rsidRPr="001D1C91">
                              <w:rPr>
                                <w:rFonts w:ascii="Times New Roman" w:hAnsi="Times New Roman"/>
                                <w:b/>
                                <w:i w:val="0"/>
                                <w:sz w:val="24"/>
                                <w:szCs w:val="24"/>
                              </w:rPr>
                              <w:t>:</w:t>
                            </w:r>
                            <w:r w:rsidRPr="0028102B">
                              <w:rPr>
                                <w:rFonts w:ascii="Times New Roman" w:hAnsi="Times New Roman"/>
                                <w:i w:val="0"/>
                                <w:sz w:val="24"/>
                                <w:szCs w:val="24"/>
                              </w:rPr>
                              <w:t xml:space="preserve"> The interactive bubble chart (</w:t>
                            </w:r>
                            <w:bookmarkStart w:id="76" w:name="OLE_LINK10"/>
                            <w:bookmarkStart w:id="77" w:name="OLE_LINK11"/>
                            <w:r w:rsidRPr="0028102B">
                              <w:rPr>
                                <w:rFonts w:ascii="Times New Roman" w:hAnsi="Times New Roman"/>
                                <w:i w:val="0"/>
                                <w:sz w:val="24"/>
                                <w:szCs w:val="24"/>
                              </w:rPr>
                              <w:t xml:space="preserve">Force Layout </w:t>
                            </w:r>
                            <w:bookmarkEnd w:id="76"/>
                            <w:bookmarkEnd w:id="77"/>
                            <w:r w:rsidRPr="0028102B">
                              <w:rPr>
                                <w:rFonts w:ascii="Times New Roman" w:hAnsi="Times New Roman"/>
                                <w:i w:val="0"/>
                                <w:sz w:val="24"/>
                                <w:szCs w:val="24"/>
                              </w:rPr>
                              <w:t xml:space="preserve">Multiples) created in D3 aimed to visualize the </w:t>
                            </w:r>
                            <w:r>
                              <w:rPr>
                                <w:rFonts w:ascii="Times New Roman" w:hAnsi="Times New Roman"/>
                                <w:i w:val="0"/>
                                <w:sz w:val="24"/>
                                <w:szCs w:val="24"/>
                              </w:rPr>
                              <w:t xml:space="preserve">flight </w:t>
                            </w:r>
                            <w:r w:rsidRPr="0028102B">
                              <w:rPr>
                                <w:rFonts w:ascii="Times New Roman" w:hAnsi="Times New Roman"/>
                                <w:i w:val="0"/>
                                <w:sz w:val="24"/>
                                <w:szCs w:val="24"/>
                              </w:rPr>
                              <w:t>delay performance comparison between different airlines.</w:t>
                            </w:r>
                            <w:r>
                              <w:rPr>
                                <w:rFonts w:ascii="Times New Roman" w:hAnsi="Times New Roman"/>
                                <w:i w:val="0"/>
                                <w:sz w:val="24"/>
                                <w:szCs w:val="24"/>
                              </w:rPr>
                              <w:t xml:space="preserve"> It helps traveller which </w:t>
                            </w:r>
                            <w:r w:rsidRPr="00F81C01">
                              <w:rPr>
                                <w:rFonts w:ascii="Times New Roman" w:hAnsi="Times New Roman"/>
                                <w:b/>
                                <w:i w:val="0"/>
                                <w:sz w:val="24"/>
                                <w:szCs w:val="24"/>
                              </w:rPr>
                              <w:t>airline to avoid</w:t>
                            </w:r>
                            <w:r>
                              <w:rPr>
                                <w:rFonts w:ascii="Times New Roman" w:hAnsi="Times New Roman"/>
                                <w:i w:val="0"/>
                                <w:sz w:val="24"/>
                                <w:szCs w:val="24"/>
                              </w:rPr>
                              <w:t xml:space="preserve"> while travelling.</w:t>
                            </w:r>
                          </w:p>
                          <w:p w14:paraId="3E1EE7FA" w14:textId="77777777" w:rsidR="0014346B" w:rsidRPr="005D73C8" w:rsidRDefault="0014346B" w:rsidP="005D73C8">
                            <w:pPr>
                              <w:pStyle w:val="BodyText"/>
                              <w:jc w:val="both"/>
                              <w:rPr>
                                <w:rFonts w:ascii="Times New Roman" w:hAnsi="Times New Roman"/>
                                <w:i w:val="0"/>
                                <w:sz w:val="24"/>
                                <w:szCs w:val="24"/>
                                <w:highlight w:val="yellow"/>
                              </w:rPr>
                            </w:pPr>
                          </w:p>
                          <w:p w14:paraId="42B63C1C" w14:textId="77777777" w:rsidR="0014346B" w:rsidRDefault="0014346B" w:rsidP="005D73C8">
                            <w:pPr>
                              <w:pStyle w:val="BodyText"/>
                              <w:jc w:val="both"/>
                              <w:rPr>
                                <w:rFonts w:ascii="Times New Roman" w:hAnsi="Times New Roman"/>
                                <w:i w:val="0"/>
                                <w:sz w:val="24"/>
                                <w:szCs w:val="24"/>
                              </w:rPr>
                            </w:pPr>
                            <w:r w:rsidRPr="001D1C91">
                              <w:rPr>
                                <w:rFonts w:ascii="Times New Roman" w:hAnsi="Times New Roman"/>
                                <w:b/>
                                <w:i w:val="0"/>
                                <w:sz w:val="24"/>
                                <w:szCs w:val="24"/>
                              </w:rPr>
                              <w:t>Nodes:</w:t>
                            </w:r>
                            <w:r>
                              <w:rPr>
                                <w:rFonts w:ascii="Times New Roman" w:hAnsi="Times New Roman"/>
                                <w:b/>
                                <w:i w:val="0"/>
                                <w:sz w:val="24"/>
                                <w:szCs w:val="24"/>
                              </w:rPr>
                              <w:t xml:space="preserve"> </w:t>
                            </w:r>
                            <w:r w:rsidRPr="005D73C8">
                              <w:rPr>
                                <w:rFonts w:ascii="Times New Roman" w:hAnsi="Times New Roman"/>
                                <w:i w:val="0"/>
                                <w:sz w:val="24"/>
                                <w:szCs w:val="24"/>
                              </w:rPr>
                              <w:t>The nodes (circle) size influenced by the delay percentage of the airline, and each node represent one year of particular carrier, and each cluster of circles represent one airline company</w:t>
                            </w:r>
                            <w:r>
                              <w:rPr>
                                <w:rFonts w:ascii="Times New Roman" w:hAnsi="Times New Roman"/>
                                <w:i w:val="0"/>
                                <w:sz w:val="24"/>
                                <w:szCs w:val="24"/>
                              </w:rPr>
                              <w:t>. Top 2</w:t>
                            </w:r>
                            <w:r w:rsidRPr="001123E5">
                              <w:rPr>
                                <w:rFonts w:ascii="Times New Roman" w:hAnsi="Times New Roman"/>
                                <w:i w:val="0"/>
                                <w:sz w:val="24"/>
                                <w:szCs w:val="24"/>
                              </w:rPr>
                              <w:t>0 airlines performance shown from 1987 to 2008.</w:t>
                            </w:r>
                            <w:r w:rsidRPr="005D73C8">
                              <w:rPr>
                                <w:rFonts w:ascii="Times New Roman" w:hAnsi="Times New Roman"/>
                                <w:i w:val="0"/>
                                <w:sz w:val="24"/>
                                <w:szCs w:val="24"/>
                              </w:rPr>
                              <w:t xml:space="preserve">The number of circle represents the number of delay years. </w:t>
                            </w:r>
                            <w:r w:rsidRPr="001123E5">
                              <w:rPr>
                                <w:rFonts w:ascii="Times New Roman" w:hAnsi="Times New Roman"/>
                                <w:i w:val="0"/>
                                <w:sz w:val="24"/>
                                <w:szCs w:val="24"/>
                              </w:rPr>
                              <w:t xml:space="preserve">Interaction with </w:t>
                            </w:r>
                            <w:r w:rsidRPr="005D73C8">
                              <w:rPr>
                                <w:rFonts w:ascii="Times New Roman" w:hAnsi="Times New Roman"/>
                                <w:i w:val="0"/>
                                <w:sz w:val="24"/>
                                <w:szCs w:val="24"/>
                              </w:rPr>
                              <w:t xml:space="preserve">each </w:t>
                            </w:r>
                            <w:r w:rsidRPr="001123E5">
                              <w:rPr>
                                <w:rFonts w:ascii="Times New Roman" w:hAnsi="Times New Roman"/>
                                <w:i w:val="0"/>
                                <w:sz w:val="24"/>
                                <w:szCs w:val="24"/>
                              </w:rPr>
                              <w:t>node on graph to associated with a</w:t>
                            </w:r>
                            <w:r w:rsidRPr="005D73C8">
                              <w:rPr>
                                <w:rFonts w:ascii="Times New Roman" w:hAnsi="Times New Roman"/>
                                <w:i w:val="0"/>
                                <w:sz w:val="24"/>
                                <w:szCs w:val="24"/>
                              </w:rPr>
                              <w:t xml:space="preserve"> brief summary include </w:t>
                            </w:r>
                          </w:p>
                          <w:p w14:paraId="642CD34A" w14:textId="77777777" w:rsidR="0014346B" w:rsidRPr="00257FEE" w:rsidRDefault="0014346B" w:rsidP="005D73C8">
                            <w:pPr>
                              <w:pStyle w:val="BodyText"/>
                              <w:jc w:val="both"/>
                              <w:rPr>
                                <w:rFonts w:ascii="Times New Roman" w:hAnsi="Times New Roman"/>
                                <w:i w:val="0"/>
                                <w:sz w:val="24"/>
                                <w:lang w:val="en-US"/>
                              </w:rPr>
                            </w:pPr>
                            <w:r>
                              <w:rPr>
                                <w:rFonts w:ascii="Times New Roman" w:hAnsi="Times New Roman"/>
                                <w:i w:val="0"/>
                                <w:sz w:val="24"/>
                                <w:lang w:val="en-US"/>
                              </w:rPr>
                              <w:t>▪ Carrier</w:t>
                            </w:r>
                          </w:p>
                          <w:p w14:paraId="26B2A4E9" w14:textId="77777777" w:rsidR="0014346B" w:rsidRPr="00257FEE" w:rsidRDefault="0014346B" w:rsidP="005D73C8">
                            <w:pPr>
                              <w:pStyle w:val="BodyText"/>
                              <w:jc w:val="both"/>
                              <w:rPr>
                                <w:rFonts w:ascii="Times New Roman" w:hAnsi="Times New Roman"/>
                                <w:i w:val="0"/>
                                <w:sz w:val="24"/>
                                <w:lang w:val="en-US"/>
                              </w:rPr>
                            </w:pPr>
                            <w:r>
                              <w:rPr>
                                <w:rFonts w:ascii="Times New Roman" w:hAnsi="Times New Roman"/>
                                <w:i w:val="0"/>
                                <w:sz w:val="24"/>
                                <w:lang w:val="en-US"/>
                              </w:rPr>
                              <w:t>▪ Year</w:t>
                            </w:r>
                          </w:p>
                          <w:p w14:paraId="2E6D4F1E" w14:textId="77777777" w:rsidR="0014346B" w:rsidRPr="00257FEE" w:rsidRDefault="0014346B" w:rsidP="005D73C8">
                            <w:pPr>
                              <w:pStyle w:val="BodyText"/>
                              <w:jc w:val="both"/>
                              <w:rPr>
                                <w:rFonts w:ascii="Times New Roman" w:hAnsi="Times New Roman"/>
                                <w:i w:val="0"/>
                                <w:sz w:val="24"/>
                                <w:lang w:val="en-US"/>
                              </w:rPr>
                            </w:pPr>
                            <w:r>
                              <w:rPr>
                                <w:rFonts w:ascii="Times New Roman" w:hAnsi="Times New Roman"/>
                                <w:i w:val="0"/>
                                <w:sz w:val="24"/>
                                <w:lang w:val="en-US"/>
                              </w:rPr>
                              <w:t>▪ Total Flights</w:t>
                            </w:r>
                          </w:p>
                          <w:p w14:paraId="32810EE3" w14:textId="77777777" w:rsidR="0014346B" w:rsidRPr="00257FEE" w:rsidRDefault="0014346B" w:rsidP="005D73C8">
                            <w:pPr>
                              <w:pStyle w:val="BodyText"/>
                              <w:jc w:val="both"/>
                              <w:rPr>
                                <w:rFonts w:ascii="Times New Roman" w:hAnsi="Times New Roman"/>
                                <w:i w:val="0"/>
                                <w:sz w:val="24"/>
                                <w:lang w:val="en-US"/>
                              </w:rPr>
                            </w:pPr>
                            <w:r>
                              <w:rPr>
                                <w:rFonts w:ascii="Times New Roman" w:hAnsi="Times New Roman"/>
                                <w:i w:val="0"/>
                                <w:sz w:val="24"/>
                                <w:lang w:val="en-US"/>
                              </w:rPr>
                              <w:t xml:space="preserve">▪ </w:t>
                            </w:r>
                            <w:r w:rsidRPr="00257FEE">
                              <w:rPr>
                                <w:rFonts w:ascii="Times New Roman" w:hAnsi="Times New Roman"/>
                                <w:i w:val="0"/>
                                <w:sz w:val="24"/>
                                <w:lang w:val="en-US"/>
                              </w:rPr>
                              <w:t>Num</w:t>
                            </w:r>
                            <w:r>
                              <w:rPr>
                                <w:rFonts w:ascii="Times New Roman" w:hAnsi="Times New Roman"/>
                                <w:i w:val="0"/>
                                <w:sz w:val="24"/>
                                <w:lang w:val="en-US"/>
                              </w:rPr>
                              <w:t>ber of Delays</w:t>
                            </w:r>
                          </w:p>
                          <w:p w14:paraId="1C24DDE7" w14:textId="77777777" w:rsidR="0014346B" w:rsidRDefault="0014346B" w:rsidP="005D73C8">
                            <w:pPr>
                              <w:pStyle w:val="BodyText"/>
                              <w:jc w:val="both"/>
                              <w:rPr>
                                <w:rFonts w:ascii="Times New Roman" w:hAnsi="Times New Roman"/>
                                <w:i w:val="0"/>
                                <w:sz w:val="24"/>
                                <w:lang w:val="en-US"/>
                              </w:rPr>
                            </w:pPr>
                            <w:r>
                              <w:rPr>
                                <w:rFonts w:ascii="Times New Roman" w:hAnsi="Times New Roman"/>
                                <w:i w:val="0"/>
                                <w:sz w:val="24"/>
                                <w:lang w:val="en-US"/>
                              </w:rPr>
                              <w:t>▪ Delay Percentage</w:t>
                            </w:r>
                          </w:p>
                          <w:p w14:paraId="4D61ACAD" w14:textId="77777777" w:rsidR="0014346B" w:rsidRPr="005D73C8" w:rsidRDefault="0014346B" w:rsidP="005D73C8">
                            <w:pPr>
                              <w:pStyle w:val="BodyText"/>
                              <w:jc w:val="both"/>
                              <w:rPr>
                                <w:rFonts w:ascii="Times New Roman" w:eastAsiaTheme="minorEastAsia" w:hAnsi="Times New Roman"/>
                                <w:i w:val="0"/>
                                <w:sz w:val="24"/>
                                <w:lang w:val="en-US"/>
                              </w:rPr>
                            </w:pPr>
                          </w:p>
                          <w:p w14:paraId="372A46CF" w14:textId="77777777" w:rsidR="0014346B" w:rsidRPr="005D73C8" w:rsidRDefault="0014346B" w:rsidP="005D73C8">
                            <w:pPr>
                              <w:pStyle w:val="BodyText"/>
                              <w:jc w:val="both"/>
                              <w:rPr>
                                <w:rFonts w:ascii="Times New Roman" w:hAnsi="Times New Roman"/>
                                <w:i w:val="0"/>
                                <w:sz w:val="24"/>
                                <w:lang w:val="en-US"/>
                              </w:rPr>
                            </w:pPr>
                            <w:r w:rsidRPr="00A874D2">
                              <w:rPr>
                                <w:rFonts w:ascii="Times New Roman" w:hAnsi="Times New Roman"/>
                                <w:b/>
                                <w:i w:val="0"/>
                                <w:sz w:val="24"/>
                                <w:szCs w:val="24"/>
                              </w:rPr>
                              <w:t>Analysis:</w:t>
                            </w:r>
                            <w:r w:rsidRPr="00257FEE">
                              <w:rPr>
                                <w:rFonts w:ascii="Times New Roman" w:hAnsi="Times New Roman"/>
                                <w:i w:val="0"/>
                                <w:sz w:val="24"/>
                                <w:lang w:val="en-US"/>
                              </w:rPr>
                              <w:t xml:space="preserve"> Force directed algorithm</w:t>
                            </w:r>
                            <w:r w:rsidRPr="001123E5">
                              <w:rPr>
                                <w:rFonts w:ascii="Times New Roman" w:hAnsi="Times New Roman"/>
                                <w:i w:val="0"/>
                                <w:sz w:val="24"/>
                              </w:rPr>
                              <w:t xml:space="preserve">is </w:t>
                            </w:r>
                            <w:r>
                              <w:rPr>
                                <w:rFonts w:ascii="Times New Roman" w:hAnsi="Times New Roman"/>
                                <w:i w:val="0"/>
                                <w:sz w:val="24"/>
                                <w:lang w:val="en-US"/>
                              </w:rPr>
                              <w:t>used to show good quality</w:t>
                            </w:r>
                            <w:r>
                              <w:rPr>
                                <w:rFonts w:ascii="Times New Roman" w:hAnsi="Times New Roman"/>
                                <w:i w:val="0"/>
                                <w:sz w:val="24"/>
                              </w:rPr>
                              <w:t xml:space="preserve"> node size graph </w:t>
                            </w:r>
                            <w:r>
                              <w:rPr>
                                <w:rFonts w:ascii="Times New Roman" w:hAnsi="Times New Roman"/>
                                <w:i w:val="0"/>
                                <w:sz w:val="24"/>
                                <w:lang w:val="en-US"/>
                              </w:rPr>
                              <w:t xml:space="preserve">and simple for analysis. </w:t>
                            </w:r>
                            <w:r w:rsidRPr="005D73C8">
                              <w:rPr>
                                <w:rFonts w:ascii="Times New Roman" w:hAnsi="Times New Roman"/>
                                <w:i w:val="0"/>
                                <w:sz w:val="24"/>
                                <w:szCs w:val="24"/>
                              </w:rPr>
                              <w:t>It is clear to show the airline performance between carriers, the suggestions to travellers is better to choose the airlines which have fewer nodes (circles) and smaller node (circle) sizes, which represent less probability to have delay compared with other carriers. From visualization EV (</w:t>
                            </w:r>
                            <w:r w:rsidRPr="00F81C01">
                              <w:rPr>
                                <w:rFonts w:ascii="Times New Roman" w:hAnsi="Times New Roman"/>
                                <w:b/>
                                <w:i w:val="0"/>
                                <w:sz w:val="24"/>
                                <w:szCs w:val="24"/>
                              </w:rPr>
                              <w:t>Atlantic Southeast Airlines</w:t>
                            </w:r>
                            <w:r w:rsidRPr="005D73C8">
                              <w:rPr>
                                <w:rFonts w:ascii="Times New Roman" w:hAnsi="Times New Roman"/>
                                <w:i w:val="0"/>
                                <w:sz w:val="24"/>
                                <w:szCs w:val="24"/>
                              </w:rPr>
                              <w:t xml:space="preserve">) looks </w:t>
                            </w:r>
                            <w:r w:rsidRPr="00F81C01">
                              <w:rPr>
                                <w:rFonts w:ascii="Times New Roman" w:hAnsi="Times New Roman"/>
                                <w:b/>
                                <w:i w:val="0"/>
                                <w:sz w:val="24"/>
                                <w:szCs w:val="24"/>
                              </w:rPr>
                              <w:t>worst airline</w:t>
                            </w:r>
                            <w:r w:rsidRPr="005D73C8">
                              <w:rPr>
                                <w:rFonts w:ascii="Times New Roman" w:hAnsi="Times New Roman"/>
                                <w:i w:val="0"/>
                                <w:sz w:val="24"/>
                                <w:szCs w:val="24"/>
                              </w:rPr>
                              <w:t xml:space="preserve"> and HA (</w:t>
                            </w:r>
                            <w:r w:rsidRPr="00F81C01">
                              <w:rPr>
                                <w:rFonts w:ascii="Times New Roman" w:hAnsi="Times New Roman"/>
                                <w:b/>
                                <w:i w:val="0"/>
                                <w:sz w:val="24"/>
                                <w:szCs w:val="24"/>
                              </w:rPr>
                              <w:t>Hawaiian Airlines Inc</w:t>
                            </w:r>
                            <w:r w:rsidRPr="005D73C8">
                              <w:rPr>
                                <w:rFonts w:ascii="Times New Roman" w:hAnsi="Times New Roman"/>
                                <w:i w:val="0"/>
                                <w:sz w:val="24"/>
                                <w:szCs w:val="24"/>
                              </w:rPr>
                              <w:t xml:space="preserve">.) looks </w:t>
                            </w:r>
                            <w:r w:rsidRPr="00F81C01">
                              <w:rPr>
                                <w:rFonts w:ascii="Times New Roman" w:hAnsi="Times New Roman"/>
                                <w:b/>
                                <w:i w:val="0"/>
                                <w:sz w:val="24"/>
                                <w:szCs w:val="24"/>
                              </w:rPr>
                              <w:t>best airline</w:t>
                            </w:r>
                            <w:r w:rsidRPr="005D73C8">
                              <w:rPr>
                                <w:rFonts w:ascii="Times New Roman" w:hAnsi="Times New Roman"/>
                                <w:i w:val="0"/>
                                <w:sz w:val="24"/>
                                <w:szCs w:val="24"/>
                              </w:rPr>
                              <w:t>.</w:t>
                            </w:r>
                          </w:p>
                          <w:p w14:paraId="6BEB447E" w14:textId="77777777" w:rsidR="0014346B" w:rsidRPr="00234F9E" w:rsidRDefault="0014346B" w:rsidP="00D869BA">
                            <w:pPr>
                              <w:pStyle w:val="BodyText"/>
                              <w:spacing w:beforeLines="50" w:before="156"/>
                              <w:jc w:val="both"/>
                              <w:rPr>
                                <w:rFonts w:ascii="Times New Roman" w:hAnsi="Times New Roman"/>
                                <w:b/>
                                <w:i w:val="0"/>
                                <w:sz w:val="24"/>
                                <w:szCs w:val="24"/>
                              </w:rPr>
                            </w:pPr>
                            <w:r>
                              <w:rPr>
                                <w:rFonts w:ascii="Times New Roman" w:hAnsi="Times New Roman"/>
                                <w:b/>
                                <w:i w:val="0"/>
                                <w:sz w:val="24"/>
                                <w:szCs w:val="24"/>
                              </w:rPr>
                              <w:t>Pros</w:t>
                            </w:r>
                            <w:r w:rsidRPr="00234F9E">
                              <w:rPr>
                                <w:rFonts w:ascii="Times New Roman" w:hAnsi="Times New Roman"/>
                                <w:b/>
                                <w:i w:val="0"/>
                                <w:sz w:val="24"/>
                                <w:szCs w:val="24"/>
                              </w:rPr>
                              <w:t>:</w:t>
                            </w:r>
                          </w:p>
                          <w:p w14:paraId="3BAF990C" w14:textId="77777777" w:rsidR="0014346B" w:rsidRDefault="0014346B" w:rsidP="005D73C8">
                            <w:pPr>
                              <w:pStyle w:val="BodyText"/>
                              <w:jc w:val="both"/>
                              <w:rPr>
                                <w:rFonts w:ascii="Times New Roman" w:hAnsi="Times New Roman"/>
                                <w:i w:val="0"/>
                                <w:sz w:val="24"/>
                                <w:szCs w:val="24"/>
                              </w:rPr>
                            </w:pPr>
                            <w:r>
                              <w:rPr>
                                <w:rFonts w:ascii="Times New Roman" w:hAnsi="Times New Roman"/>
                                <w:i w:val="0"/>
                                <w:sz w:val="24"/>
                                <w:szCs w:val="24"/>
                              </w:rPr>
                              <w:t>▪ Easy to understand for user</w:t>
                            </w:r>
                          </w:p>
                          <w:p w14:paraId="5A8F4430" w14:textId="77777777" w:rsidR="0014346B" w:rsidRDefault="0014346B" w:rsidP="005D73C8">
                            <w:pPr>
                              <w:pStyle w:val="BodyText"/>
                              <w:jc w:val="both"/>
                              <w:rPr>
                                <w:rFonts w:ascii="Times New Roman" w:hAnsi="Times New Roman"/>
                                <w:i w:val="0"/>
                                <w:sz w:val="24"/>
                                <w:szCs w:val="24"/>
                              </w:rPr>
                            </w:pPr>
                            <w:r>
                              <w:rPr>
                                <w:rFonts w:ascii="Times New Roman" w:hAnsi="Times New Roman"/>
                                <w:i w:val="0"/>
                                <w:sz w:val="24"/>
                                <w:szCs w:val="24"/>
                              </w:rPr>
                              <w:t>▪ Shown entire 21 years of data and trend of airline delays</w:t>
                            </w:r>
                          </w:p>
                          <w:p w14:paraId="4537D5AE" w14:textId="77777777" w:rsidR="0014346B" w:rsidRPr="005D73C8" w:rsidRDefault="0014346B" w:rsidP="005D73C8">
                            <w:pPr>
                              <w:pStyle w:val="BodyText"/>
                              <w:jc w:val="both"/>
                              <w:rPr>
                                <w:rFonts w:ascii="Times New Roman" w:hAnsi="Times New Roman"/>
                                <w:b/>
                                <w:i w:val="0"/>
                                <w:sz w:val="24"/>
                                <w:szCs w:val="24"/>
                              </w:rPr>
                            </w:pPr>
                          </w:p>
                          <w:p w14:paraId="0A0D51CD" w14:textId="77777777" w:rsidR="0014346B" w:rsidRPr="00CE7FAD" w:rsidRDefault="0014346B" w:rsidP="005D73C8">
                            <w:pPr>
                              <w:pStyle w:val="BodyText"/>
                              <w:jc w:val="both"/>
                              <w:rPr>
                                <w:rFonts w:ascii="Times New Roman" w:hAnsi="Times New Roman"/>
                                <w:b/>
                                <w:i w:val="0"/>
                                <w:sz w:val="24"/>
                                <w:szCs w:val="24"/>
                              </w:rPr>
                            </w:pPr>
                            <w:r w:rsidRPr="00CE7FAD">
                              <w:rPr>
                                <w:rFonts w:ascii="Times New Roman" w:hAnsi="Times New Roman"/>
                                <w:b/>
                                <w:i w:val="0"/>
                                <w:sz w:val="24"/>
                                <w:szCs w:val="24"/>
                              </w:rPr>
                              <w:t xml:space="preserve">Cons: </w:t>
                            </w:r>
                          </w:p>
                          <w:p w14:paraId="3C07D3EE" w14:textId="77777777" w:rsidR="0014346B" w:rsidRDefault="0014346B" w:rsidP="005D73C8">
                            <w:pPr>
                              <w:pStyle w:val="BodyText"/>
                              <w:jc w:val="both"/>
                              <w:rPr>
                                <w:rFonts w:ascii="Times New Roman" w:hAnsi="Times New Roman"/>
                                <w:i w:val="0"/>
                                <w:sz w:val="24"/>
                                <w:szCs w:val="24"/>
                              </w:rPr>
                            </w:pPr>
                            <w:r>
                              <w:rPr>
                                <w:rFonts w:ascii="Times New Roman" w:hAnsi="Times New Roman"/>
                                <w:i w:val="0"/>
                                <w:sz w:val="24"/>
                                <w:szCs w:val="24"/>
                              </w:rPr>
                              <w:t>▪ Can’t get detail of every day delay percentage and delay reasons</w:t>
                            </w:r>
                          </w:p>
                          <w:p w14:paraId="135A1C9E" w14:textId="77777777" w:rsidR="0014346B" w:rsidRDefault="0014346B" w:rsidP="005D73C8">
                            <w:pPr>
                              <w:pStyle w:val="BodyText"/>
                              <w:jc w:val="both"/>
                              <w:rPr>
                                <w:rFonts w:ascii="Times New Roman" w:hAnsi="Times New Roman"/>
                                <w:i w:val="0"/>
                                <w:sz w:val="24"/>
                                <w:szCs w:val="24"/>
                              </w:rPr>
                            </w:pPr>
                            <w:r>
                              <w:rPr>
                                <w:rFonts w:ascii="Times New Roman" w:hAnsi="Times New Roman"/>
                                <w:i w:val="0"/>
                                <w:sz w:val="24"/>
                                <w:szCs w:val="24"/>
                              </w:rPr>
                              <w:t>▪ Show limited number of airlines, not all</w:t>
                            </w:r>
                          </w:p>
                          <w:p w14:paraId="030893FF" w14:textId="77777777" w:rsidR="0014346B" w:rsidRDefault="0014346B" w:rsidP="005D73C8">
                            <w:pPr>
                              <w:pStyle w:val="BodyText"/>
                              <w:jc w:val="both"/>
                              <w:rPr>
                                <w:rFonts w:ascii="Times New Roman" w:eastAsiaTheme="minorEastAsia" w:hAnsi="Times New Roman"/>
                                <w:i w:val="0"/>
                                <w:sz w:val="24"/>
                                <w:szCs w:val="24"/>
                              </w:rPr>
                            </w:pPr>
                          </w:p>
                          <w:p w14:paraId="7B2252C2" w14:textId="77777777" w:rsidR="0014346B" w:rsidRPr="005D73C8" w:rsidRDefault="0014346B" w:rsidP="005D73C8">
                            <w:pPr>
                              <w:pStyle w:val="BodyText"/>
                              <w:jc w:val="both"/>
                              <w:rPr>
                                <w:rFonts w:ascii="Times New Roman" w:eastAsiaTheme="minorEastAsia" w:hAnsi="Times New Roman"/>
                                <w:i w:val="0"/>
                                <w:sz w:val="24"/>
                                <w:szCs w:val="24"/>
                              </w:rPr>
                            </w:pPr>
                          </w:p>
                          <w:p w14:paraId="6ECDD45D" w14:textId="77777777" w:rsidR="0014346B" w:rsidRPr="00276E76" w:rsidRDefault="0014346B" w:rsidP="005D73C8">
                            <w:pPr>
                              <w:rPr>
                                <w:rFonts w:ascii="Times New Roman" w:eastAsia="SimHei" w:hAnsi="Times New Roman" w:cs="Times New Roman"/>
                                <w:b/>
                                <w:color w:val="7F7F7F" w:themeColor="text1" w:themeTint="80"/>
                                <w:szCs w:val="21"/>
                              </w:rPr>
                            </w:pPr>
                            <w:r w:rsidRPr="00276E76">
                              <w:rPr>
                                <w:rFonts w:ascii="Times New Roman" w:eastAsia="SimHei" w:hAnsi="Times New Roman" w:cs="Times New Roman"/>
                                <w:b/>
                                <w:color w:val="595959" w:themeColor="text1" w:themeTint="A6"/>
                                <w:szCs w:val="21"/>
                              </w:rPr>
                              <w:t>Figure 3.2.5: Best and Worst Airline Performance Bubble Chart</w:t>
                            </w:r>
                          </w:p>
                          <w:p w14:paraId="6958D650" w14:textId="77777777" w:rsidR="0014346B" w:rsidRPr="000951F9" w:rsidRDefault="0014346B" w:rsidP="005D73C8">
                            <w:pPr>
                              <w:pStyle w:val="BodyText"/>
                              <w:jc w:val="both"/>
                              <w:rPr>
                                <w:rFonts w:ascii="Times New Roman" w:hAnsi="Times New Roman"/>
                                <w:i w:val="0"/>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2BBDE" id="Text Box 27" o:spid="_x0000_s1027" type="#_x0000_t202" style="position:absolute;left:0;text-align:left;margin-left:116.65pt;margin-top:14pt;width:310.45pt;height:61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" stroked="f">
                <v:textbox>
                  <w:txbxContent>
                    <w:p w14:paraId="3815F9DA" w14:textId="77777777" w:rsidR="0014346B" w:rsidRDefault="0014346B" w:rsidP="005D73C8">
                      <w:pPr>
                        <w:pStyle w:val="BodyText"/>
                        <w:jc w:val="both"/>
                        <w:rPr>
                          <w:rFonts w:ascii="Times New Roman" w:hAnsi="Times New Roman"/>
                          <w:i w:val="0"/>
                          <w:sz w:val="24"/>
                          <w:szCs w:val="24"/>
                        </w:rPr>
                      </w:pPr>
                      <w:r w:rsidRPr="001D1C91">
                        <w:rPr>
                          <w:rFonts w:ascii="Times New Roman" w:hAnsi="Times New Roman"/>
                          <w:b/>
                          <w:bCs/>
                          <w:i w:val="0"/>
                          <w:color w:val="000000"/>
                          <w:sz w:val="24"/>
                        </w:rPr>
                        <w:t>Purpose</w:t>
                      </w:r>
                      <w:r w:rsidRPr="001D1C91">
                        <w:rPr>
                          <w:rFonts w:ascii="Times New Roman" w:hAnsi="Times New Roman"/>
                          <w:b/>
                          <w:i w:val="0"/>
                          <w:sz w:val="24"/>
                          <w:szCs w:val="24"/>
                        </w:rPr>
                        <w:t>:</w:t>
                      </w:r>
                      <w:r w:rsidRPr="0028102B">
                        <w:rPr>
                          <w:rFonts w:ascii="Times New Roman" w:hAnsi="Times New Roman"/>
                          <w:i w:val="0"/>
                          <w:sz w:val="24"/>
                          <w:szCs w:val="24"/>
                        </w:rPr>
                        <w:t xml:space="preserve"> The interactive bubble chart (</w:t>
                      </w:r>
                      <w:bookmarkStart w:id="77" w:name="OLE_LINK10"/>
                      <w:bookmarkStart w:id="78" w:name="OLE_LINK11"/>
                      <w:r w:rsidRPr="0028102B">
                        <w:rPr>
                          <w:rFonts w:ascii="Times New Roman" w:hAnsi="Times New Roman"/>
                          <w:i w:val="0"/>
                          <w:sz w:val="24"/>
                          <w:szCs w:val="24"/>
                        </w:rPr>
                        <w:t xml:space="preserve">Force Layout </w:t>
                      </w:r>
                      <w:bookmarkEnd w:id="77"/>
                      <w:bookmarkEnd w:id="78"/>
                      <w:r w:rsidRPr="0028102B">
                        <w:rPr>
                          <w:rFonts w:ascii="Times New Roman" w:hAnsi="Times New Roman"/>
                          <w:i w:val="0"/>
                          <w:sz w:val="24"/>
                          <w:szCs w:val="24"/>
                        </w:rPr>
                        <w:t xml:space="preserve">Multiples) created in D3 aimed to visualize the </w:t>
                      </w:r>
                      <w:r>
                        <w:rPr>
                          <w:rFonts w:ascii="Times New Roman" w:hAnsi="Times New Roman"/>
                          <w:i w:val="0"/>
                          <w:sz w:val="24"/>
                          <w:szCs w:val="24"/>
                        </w:rPr>
                        <w:t xml:space="preserve">flight </w:t>
                      </w:r>
                      <w:r w:rsidRPr="0028102B">
                        <w:rPr>
                          <w:rFonts w:ascii="Times New Roman" w:hAnsi="Times New Roman"/>
                          <w:i w:val="0"/>
                          <w:sz w:val="24"/>
                          <w:szCs w:val="24"/>
                        </w:rPr>
                        <w:t>delay performance comparison between different airlines.</w:t>
                      </w:r>
                      <w:r>
                        <w:rPr>
                          <w:rFonts w:ascii="Times New Roman" w:hAnsi="Times New Roman"/>
                          <w:i w:val="0"/>
                          <w:sz w:val="24"/>
                          <w:szCs w:val="24"/>
                        </w:rPr>
                        <w:t xml:space="preserve"> It helps traveller which </w:t>
                      </w:r>
                      <w:r w:rsidRPr="00F81C01">
                        <w:rPr>
                          <w:rFonts w:ascii="Times New Roman" w:hAnsi="Times New Roman"/>
                          <w:b/>
                          <w:i w:val="0"/>
                          <w:sz w:val="24"/>
                          <w:szCs w:val="24"/>
                        </w:rPr>
                        <w:t>airline to avoid</w:t>
                      </w:r>
                      <w:r>
                        <w:rPr>
                          <w:rFonts w:ascii="Times New Roman" w:hAnsi="Times New Roman"/>
                          <w:i w:val="0"/>
                          <w:sz w:val="24"/>
                          <w:szCs w:val="24"/>
                        </w:rPr>
                        <w:t xml:space="preserve"> while travelling.</w:t>
                      </w:r>
                    </w:p>
                    <w:p w14:paraId="3E1EE7FA" w14:textId="77777777" w:rsidR="0014346B" w:rsidRPr="005D73C8" w:rsidRDefault="0014346B" w:rsidP="005D73C8">
                      <w:pPr>
                        <w:pStyle w:val="BodyText"/>
                        <w:jc w:val="both"/>
                        <w:rPr>
                          <w:rFonts w:ascii="Times New Roman" w:hAnsi="Times New Roman"/>
                          <w:i w:val="0"/>
                          <w:sz w:val="24"/>
                          <w:szCs w:val="24"/>
                          <w:highlight w:val="yellow"/>
                        </w:rPr>
                      </w:pPr>
                    </w:p>
                    <w:p w14:paraId="42B63C1C" w14:textId="77777777" w:rsidR="0014346B" w:rsidRDefault="0014346B" w:rsidP="005D73C8">
                      <w:pPr>
                        <w:pStyle w:val="BodyText"/>
                        <w:jc w:val="both"/>
                        <w:rPr>
                          <w:rFonts w:ascii="Times New Roman" w:hAnsi="Times New Roman"/>
                          <w:i w:val="0"/>
                          <w:sz w:val="24"/>
                          <w:szCs w:val="24"/>
                        </w:rPr>
                      </w:pPr>
                      <w:r w:rsidRPr="001D1C91">
                        <w:rPr>
                          <w:rFonts w:ascii="Times New Roman" w:hAnsi="Times New Roman"/>
                          <w:b/>
                          <w:i w:val="0"/>
                          <w:sz w:val="24"/>
                          <w:szCs w:val="24"/>
                        </w:rPr>
                        <w:t>Nodes:</w:t>
                      </w:r>
                      <w:r>
                        <w:rPr>
                          <w:rFonts w:ascii="Times New Roman" w:hAnsi="Times New Roman"/>
                          <w:b/>
                          <w:i w:val="0"/>
                          <w:sz w:val="24"/>
                          <w:szCs w:val="24"/>
                        </w:rPr>
                        <w:t xml:space="preserve"> </w:t>
                      </w:r>
                      <w:r w:rsidRPr="005D73C8">
                        <w:rPr>
                          <w:rFonts w:ascii="Times New Roman" w:hAnsi="Times New Roman"/>
                          <w:i w:val="0"/>
                          <w:sz w:val="24"/>
                          <w:szCs w:val="24"/>
                        </w:rPr>
                        <w:t>The nodes (circle) size influenced by the delay percentage of the airline, and each node represent one year of particular carrier, and each cluster of circles represent one airline company</w:t>
                      </w:r>
                      <w:r>
                        <w:rPr>
                          <w:rFonts w:ascii="Times New Roman" w:hAnsi="Times New Roman"/>
                          <w:i w:val="0"/>
                          <w:sz w:val="24"/>
                          <w:szCs w:val="24"/>
                        </w:rPr>
                        <w:t>. Top 2</w:t>
                      </w:r>
                      <w:r w:rsidRPr="001123E5">
                        <w:rPr>
                          <w:rFonts w:ascii="Times New Roman" w:hAnsi="Times New Roman"/>
                          <w:i w:val="0"/>
                          <w:sz w:val="24"/>
                          <w:szCs w:val="24"/>
                        </w:rPr>
                        <w:t>0 airlines performance shown from 1987 to 2008.</w:t>
                      </w:r>
                      <w:r w:rsidRPr="005D73C8">
                        <w:rPr>
                          <w:rFonts w:ascii="Times New Roman" w:hAnsi="Times New Roman"/>
                          <w:i w:val="0"/>
                          <w:sz w:val="24"/>
                          <w:szCs w:val="24"/>
                        </w:rPr>
                        <w:t xml:space="preserve">The number of circle represents the number of delay years. </w:t>
                      </w:r>
                      <w:r w:rsidRPr="001123E5">
                        <w:rPr>
                          <w:rFonts w:ascii="Times New Roman" w:hAnsi="Times New Roman"/>
                          <w:i w:val="0"/>
                          <w:sz w:val="24"/>
                          <w:szCs w:val="24"/>
                        </w:rPr>
                        <w:t xml:space="preserve">Interaction with </w:t>
                      </w:r>
                      <w:r w:rsidRPr="005D73C8">
                        <w:rPr>
                          <w:rFonts w:ascii="Times New Roman" w:hAnsi="Times New Roman"/>
                          <w:i w:val="0"/>
                          <w:sz w:val="24"/>
                          <w:szCs w:val="24"/>
                        </w:rPr>
                        <w:t xml:space="preserve">each </w:t>
                      </w:r>
                      <w:r w:rsidRPr="001123E5">
                        <w:rPr>
                          <w:rFonts w:ascii="Times New Roman" w:hAnsi="Times New Roman"/>
                          <w:i w:val="0"/>
                          <w:sz w:val="24"/>
                          <w:szCs w:val="24"/>
                        </w:rPr>
                        <w:t>node on graph to associated with a</w:t>
                      </w:r>
                      <w:r w:rsidRPr="005D73C8">
                        <w:rPr>
                          <w:rFonts w:ascii="Times New Roman" w:hAnsi="Times New Roman"/>
                          <w:i w:val="0"/>
                          <w:sz w:val="24"/>
                          <w:szCs w:val="24"/>
                        </w:rPr>
                        <w:t xml:space="preserve"> brief summary include </w:t>
                      </w:r>
                    </w:p>
                    <w:p w14:paraId="642CD34A" w14:textId="77777777" w:rsidR="0014346B" w:rsidRPr="00257FEE" w:rsidRDefault="0014346B" w:rsidP="005D73C8">
                      <w:pPr>
                        <w:pStyle w:val="BodyText"/>
                        <w:jc w:val="both"/>
                        <w:rPr>
                          <w:rFonts w:ascii="Times New Roman" w:hAnsi="Times New Roman"/>
                          <w:i w:val="0"/>
                          <w:sz w:val="24"/>
                          <w:lang w:val="en-US"/>
                        </w:rPr>
                      </w:pPr>
                      <w:r>
                        <w:rPr>
                          <w:rFonts w:ascii="Times New Roman" w:hAnsi="Times New Roman"/>
                          <w:i w:val="0"/>
                          <w:sz w:val="24"/>
                          <w:lang w:val="en-US"/>
                        </w:rPr>
                        <w:t>▪ Carrier</w:t>
                      </w:r>
                    </w:p>
                    <w:p w14:paraId="26B2A4E9" w14:textId="77777777" w:rsidR="0014346B" w:rsidRPr="00257FEE" w:rsidRDefault="0014346B" w:rsidP="005D73C8">
                      <w:pPr>
                        <w:pStyle w:val="BodyText"/>
                        <w:jc w:val="both"/>
                        <w:rPr>
                          <w:rFonts w:ascii="Times New Roman" w:hAnsi="Times New Roman"/>
                          <w:i w:val="0"/>
                          <w:sz w:val="24"/>
                          <w:lang w:val="en-US"/>
                        </w:rPr>
                      </w:pPr>
                      <w:r>
                        <w:rPr>
                          <w:rFonts w:ascii="Times New Roman" w:hAnsi="Times New Roman"/>
                          <w:i w:val="0"/>
                          <w:sz w:val="24"/>
                          <w:lang w:val="en-US"/>
                        </w:rPr>
                        <w:t>▪ Year</w:t>
                      </w:r>
                    </w:p>
                    <w:p w14:paraId="2E6D4F1E" w14:textId="77777777" w:rsidR="0014346B" w:rsidRPr="00257FEE" w:rsidRDefault="0014346B" w:rsidP="005D73C8">
                      <w:pPr>
                        <w:pStyle w:val="BodyText"/>
                        <w:jc w:val="both"/>
                        <w:rPr>
                          <w:rFonts w:ascii="Times New Roman" w:hAnsi="Times New Roman"/>
                          <w:i w:val="0"/>
                          <w:sz w:val="24"/>
                          <w:lang w:val="en-US"/>
                        </w:rPr>
                      </w:pPr>
                      <w:r>
                        <w:rPr>
                          <w:rFonts w:ascii="Times New Roman" w:hAnsi="Times New Roman"/>
                          <w:i w:val="0"/>
                          <w:sz w:val="24"/>
                          <w:lang w:val="en-US"/>
                        </w:rPr>
                        <w:t>▪ Total Flights</w:t>
                      </w:r>
                    </w:p>
                    <w:p w14:paraId="32810EE3" w14:textId="77777777" w:rsidR="0014346B" w:rsidRPr="00257FEE" w:rsidRDefault="0014346B" w:rsidP="005D73C8">
                      <w:pPr>
                        <w:pStyle w:val="BodyText"/>
                        <w:jc w:val="both"/>
                        <w:rPr>
                          <w:rFonts w:ascii="Times New Roman" w:hAnsi="Times New Roman"/>
                          <w:i w:val="0"/>
                          <w:sz w:val="24"/>
                          <w:lang w:val="en-US"/>
                        </w:rPr>
                      </w:pPr>
                      <w:r>
                        <w:rPr>
                          <w:rFonts w:ascii="Times New Roman" w:hAnsi="Times New Roman"/>
                          <w:i w:val="0"/>
                          <w:sz w:val="24"/>
                          <w:lang w:val="en-US"/>
                        </w:rPr>
                        <w:t xml:space="preserve">▪ </w:t>
                      </w:r>
                      <w:r w:rsidRPr="00257FEE">
                        <w:rPr>
                          <w:rFonts w:ascii="Times New Roman" w:hAnsi="Times New Roman"/>
                          <w:i w:val="0"/>
                          <w:sz w:val="24"/>
                          <w:lang w:val="en-US"/>
                        </w:rPr>
                        <w:t>Num</w:t>
                      </w:r>
                      <w:r>
                        <w:rPr>
                          <w:rFonts w:ascii="Times New Roman" w:hAnsi="Times New Roman"/>
                          <w:i w:val="0"/>
                          <w:sz w:val="24"/>
                          <w:lang w:val="en-US"/>
                        </w:rPr>
                        <w:t>ber of Delays</w:t>
                      </w:r>
                    </w:p>
                    <w:p w14:paraId="1C24DDE7" w14:textId="77777777" w:rsidR="0014346B" w:rsidRDefault="0014346B" w:rsidP="005D73C8">
                      <w:pPr>
                        <w:pStyle w:val="BodyText"/>
                        <w:jc w:val="both"/>
                        <w:rPr>
                          <w:rFonts w:ascii="Times New Roman" w:hAnsi="Times New Roman"/>
                          <w:i w:val="0"/>
                          <w:sz w:val="24"/>
                          <w:lang w:val="en-US"/>
                        </w:rPr>
                      </w:pPr>
                      <w:r>
                        <w:rPr>
                          <w:rFonts w:ascii="Times New Roman" w:hAnsi="Times New Roman"/>
                          <w:i w:val="0"/>
                          <w:sz w:val="24"/>
                          <w:lang w:val="en-US"/>
                        </w:rPr>
                        <w:t>▪ Delay Percentage</w:t>
                      </w:r>
                    </w:p>
                    <w:p w14:paraId="4D61ACAD" w14:textId="77777777" w:rsidR="0014346B" w:rsidRPr="005D73C8" w:rsidRDefault="0014346B" w:rsidP="005D73C8">
                      <w:pPr>
                        <w:pStyle w:val="BodyText"/>
                        <w:jc w:val="both"/>
                        <w:rPr>
                          <w:rFonts w:ascii="Times New Roman" w:eastAsiaTheme="minorEastAsia" w:hAnsi="Times New Roman"/>
                          <w:i w:val="0"/>
                          <w:sz w:val="24"/>
                          <w:lang w:val="en-US"/>
                        </w:rPr>
                      </w:pPr>
                    </w:p>
                    <w:p w14:paraId="372A46CF" w14:textId="77777777" w:rsidR="0014346B" w:rsidRPr="005D73C8" w:rsidRDefault="0014346B" w:rsidP="005D73C8">
                      <w:pPr>
                        <w:pStyle w:val="BodyText"/>
                        <w:jc w:val="both"/>
                        <w:rPr>
                          <w:rFonts w:ascii="Times New Roman" w:hAnsi="Times New Roman"/>
                          <w:i w:val="0"/>
                          <w:sz w:val="24"/>
                          <w:lang w:val="en-US"/>
                        </w:rPr>
                      </w:pPr>
                      <w:r w:rsidRPr="00A874D2">
                        <w:rPr>
                          <w:rFonts w:ascii="Times New Roman" w:hAnsi="Times New Roman"/>
                          <w:b/>
                          <w:i w:val="0"/>
                          <w:sz w:val="24"/>
                          <w:szCs w:val="24"/>
                        </w:rPr>
                        <w:t>Analysis:</w:t>
                      </w:r>
                      <w:r w:rsidRPr="00257FEE">
                        <w:rPr>
                          <w:rFonts w:ascii="Times New Roman" w:hAnsi="Times New Roman"/>
                          <w:i w:val="0"/>
                          <w:sz w:val="24"/>
                          <w:lang w:val="en-US"/>
                        </w:rPr>
                        <w:t xml:space="preserve"> Force directed algorithm</w:t>
                      </w:r>
                      <w:r w:rsidRPr="001123E5">
                        <w:rPr>
                          <w:rFonts w:ascii="Times New Roman" w:hAnsi="Times New Roman"/>
                          <w:i w:val="0"/>
                          <w:sz w:val="24"/>
                        </w:rPr>
                        <w:t xml:space="preserve">is </w:t>
                      </w:r>
                      <w:r>
                        <w:rPr>
                          <w:rFonts w:ascii="Times New Roman" w:hAnsi="Times New Roman"/>
                          <w:i w:val="0"/>
                          <w:sz w:val="24"/>
                          <w:lang w:val="en-US"/>
                        </w:rPr>
                        <w:t>used to show good quality</w:t>
                      </w:r>
                      <w:r>
                        <w:rPr>
                          <w:rFonts w:ascii="Times New Roman" w:hAnsi="Times New Roman"/>
                          <w:i w:val="0"/>
                          <w:sz w:val="24"/>
                        </w:rPr>
                        <w:t xml:space="preserve"> node size graph </w:t>
                      </w:r>
                      <w:r>
                        <w:rPr>
                          <w:rFonts w:ascii="Times New Roman" w:hAnsi="Times New Roman"/>
                          <w:i w:val="0"/>
                          <w:sz w:val="24"/>
                          <w:lang w:val="en-US"/>
                        </w:rPr>
                        <w:t xml:space="preserve">and simple for analysis. </w:t>
                      </w:r>
                      <w:r w:rsidRPr="005D73C8">
                        <w:rPr>
                          <w:rFonts w:ascii="Times New Roman" w:hAnsi="Times New Roman"/>
                          <w:i w:val="0"/>
                          <w:sz w:val="24"/>
                          <w:szCs w:val="24"/>
                        </w:rPr>
                        <w:t>It is clear to show the airline performance between carriers, the suggestions to travellers is better to choose the airlines which have fewer nodes (circles) and smaller node (circle) sizes, which represent less probability to have delay compared with other carriers. From visualization EV (</w:t>
                      </w:r>
                      <w:r w:rsidRPr="00F81C01">
                        <w:rPr>
                          <w:rFonts w:ascii="Times New Roman" w:hAnsi="Times New Roman"/>
                          <w:b/>
                          <w:i w:val="0"/>
                          <w:sz w:val="24"/>
                          <w:szCs w:val="24"/>
                        </w:rPr>
                        <w:t>Atlantic Southeast Airlines</w:t>
                      </w:r>
                      <w:r w:rsidRPr="005D73C8">
                        <w:rPr>
                          <w:rFonts w:ascii="Times New Roman" w:hAnsi="Times New Roman"/>
                          <w:i w:val="0"/>
                          <w:sz w:val="24"/>
                          <w:szCs w:val="24"/>
                        </w:rPr>
                        <w:t xml:space="preserve">) looks </w:t>
                      </w:r>
                      <w:r w:rsidRPr="00F81C01">
                        <w:rPr>
                          <w:rFonts w:ascii="Times New Roman" w:hAnsi="Times New Roman"/>
                          <w:b/>
                          <w:i w:val="0"/>
                          <w:sz w:val="24"/>
                          <w:szCs w:val="24"/>
                        </w:rPr>
                        <w:t>worst airline</w:t>
                      </w:r>
                      <w:r w:rsidRPr="005D73C8">
                        <w:rPr>
                          <w:rFonts w:ascii="Times New Roman" w:hAnsi="Times New Roman"/>
                          <w:i w:val="0"/>
                          <w:sz w:val="24"/>
                          <w:szCs w:val="24"/>
                        </w:rPr>
                        <w:t xml:space="preserve"> and HA (</w:t>
                      </w:r>
                      <w:r w:rsidRPr="00F81C01">
                        <w:rPr>
                          <w:rFonts w:ascii="Times New Roman" w:hAnsi="Times New Roman"/>
                          <w:b/>
                          <w:i w:val="0"/>
                          <w:sz w:val="24"/>
                          <w:szCs w:val="24"/>
                        </w:rPr>
                        <w:t>Hawaiian Airlines Inc</w:t>
                      </w:r>
                      <w:r w:rsidRPr="005D73C8">
                        <w:rPr>
                          <w:rFonts w:ascii="Times New Roman" w:hAnsi="Times New Roman"/>
                          <w:i w:val="0"/>
                          <w:sz w:val="24"/>
                          <w:szCs w:val="24"/>
                        </w:rPr>
                        <w:t xml:space="preserve">.) looks </w:t>
                      </w:r>
                      <w:r w:rsidRPr="00F81C01">
                        <w:rPr>
                          <w:rFonts w:ascii="Times New Roman" w:hAnsi="Times New Roman"/>
                          <w:b/>
                          <w:i w:val="0"/>
                          <w:sz w:val="24"/>
                          <w:szCs w:val="24"/>
                        </w:rPr>
                        <w:t>best airline</w:t>
                      </w:r>
                      <w:r w:rsidRPr="005D73C8">
                        <w:rPr>
                          <w:rFonts w:ascii="Times New Roman" w:hAnsi="Times New Roman"/>
                          <w:i w:val="0"/>
                          <w:sz w:val="24"/>
                          <w:szCs w:val="24"/>
                        </w:rPr>
                        <w:t>.</w:t>
                      </w:r>
                    </w:p>
                    <w:p w14:paraId="6BEB447E" w14:textId="77777777" w:rsidR="0014346B" w:rsidRPr="00234F9E" w:rsidRDefault="0014346B" w:rsidP="00D869BA">
                      <w:pPr>
                        <w:pStyle w:val="BodyText"/>
                        <w:spacing w:beforeLines="50" w:before="156"/>
                        <w:jc w:val="both"/>
                        <w:rPr>
                          <w:rFonts w:ascii="Times New Roman" w:hAnsi="Times New Roman"/>
                          <w:b/>
                          <w:i w:val="0"/>
                          <w:sz w:val="24"/>
                          <w:szCs w:val="24"/>
                        </w:rPr>
                      </w:pPr>
                      <w:r>
                        <w:rPr>
                          <w:rFonts w:ascii="Times New Roman" w:hAnsi="Times New Roman"/>
                          <w:b/>
                          <w:i w:val="0"/>
                          <w:sz w:val="24"/>
                          <w:szCs w:val="24"/>
                        </w:rPr>
                        <w:t>Pros</w:t>
                      </w:r>
                      <w:r w:rsidRPr="00234F9E">
                        <w:rPr>
                          <w:rFonts w:ascii="Times New Roman" w:hAnsi="Times New Roman"/>
                          <w:b/>
                          <w:i w:val="0"/>
                          <w:sz w:val="24"/>
                          <w:szCs w:val="24"/>
                        </w:rPr>
                        <w:t>:</w:t>
                      </w:r>
                    </w:p>
                    <w:p w14:paraId="3BAF990C" w14:textId="77777777" w:rsidR="0014346B" w:rsidRDefault="0014346B" w:rsidP="005D73C8">
                      <w:pPr>
                        <w:pStyle w:val="BodyText"/>
                        <w:jc w:val="both"/>
                        <w:rPr>
                          <w:rFonts w:ascii="Times New Roman" w:hAnsi="Times New Roman"/>
                          <w:i w:val="0"/>
                          <w:sz w:val="24"/>
                          <w:szCs w:val="24"/>
                        </w:rPr>
                      </w:pPr>
                      <w:r>
                        <w:rPr>
                          <w:rFonts w:ascii="Times New Roman" w:hAnsi="Times New Roman"/>
                          <w:i w:val="0"/>
                          <w:sz w:val="24"/>
                          <w:szCs w:val="24"/>
                        </w:rPr>
                        <w:t>▪ Easy to understand for user</w:t>
                      </w:r>
                    </w:p>
                    <w:p w14:paraId="5A8F4430" w14:textId="77777777" w:rsidR="0014346B" w:rsidRDefault="0014346B" w:rsidP="005D73C8">
                      <w:pPr>
                        <w:pStyle w:val="BodyText"/>
                        <w:jc w:val="both"/>
                        <w:rPr>
                          <w:rFonts w:ascii="Times New Roman" w:hAnsi="Times New Roman"/>
                          <w:i w:val="0"/>
                          <w:sz w:val="24"/>
                          <w:szCs w:val="24"/>
                        </w:rPr>
                      </w:pPr>
                      <w:r>
                        <w:rPr>
                          <w:rFonts w:ascii="Times New Roman" w:hAnsi="Times New Roman"/>
                          <w:i w:val="0"/>
                          <w:sz w:val="24"/>
                          <w:szCs w:val="24"/>
                        </w:rPr>
                        <w:t>▪ Shown entire 21 years of data and trend of airline delays</w:t>
                      </w:r>
                    </w:p>
                    <w:p w14:paraId="4537D5AE" w14:textId="77777777" w:rsidR="0014346B" w:rsidRPr="005D73C8" w:rsidRDefault="0014346B" w:rsidP="005D73C8">
                      <w:pPr>
                        <w:pStyle w:val="BodyText"/>
                        <w:jc w:val="both"/>
                        <w:rPr>
                          <w:rFonts w:ascii="Times New Roman" w:hAnsi="Times New Roman"/>
                          <w:b/>
                          <w:i w:val="0"/>
                          <w:sz w:val="24"/>
                          <w:szCs w:val="24"/>
                        </w:rPr>
                      </w:pPr>
                    </w:p>
                    <w:p w14:paraId="0A0D51CD" w14:textId="77777777" w:rsidR="0014346B" w:rsidRPr="00CE7FAD" w:rsidRDefault="0014346B" w:rsidP="005D73C8">
                      <w:pPr>
                        <w:pStyle w:val="BodyText"/>
                        <w:jc w:val="both"/>
                        <w:rPr>
                          <w:rFonts w:ascii="Times New Roman" w:hAnsi="Times New Roman"/>
                          <w:b/>
                          <w:i w:val="0"/>
                          <w:sz w:val="24"/>
                          <w:szCs w:val="24"/>
                        </w:rPr>
                      </w:pPr>
                      <w:r w:rsidRPr="00CE7FAD">
                        <w:rPr>
                          <w:rFonts w:ascii="Times New Roman" w:hAnsi="Times New Roman"/>
                          <w:b/>
                          <w:i w:val="0"/>
                          <w:sz w:val="24"/>
                          <w:szCs w:val="24"/>
                        </w:rPr>
                        <w:t xml:space="preserve">Cons: </w:t>
                      </w:r>
                    </w:p>
                    <w:p w14:paraId="3C07D3EE" w14:textId="77777777" w:rsidR="0014346B" w:rsidRDefault="0014346B" w:rsidP="005D73C8">
                      <w:pPr>
                        <w:pStyle w:val="BodyText"/>
                        <w:jc w:val="both"/>
                        <w:rPr>
                          <w:rFonts w:ascii="Times New Roman" w:hAnsi="Times New Roman"/>
                          <w:i w:val="0"/>
                          <w:sz w:val="24"/>
                          <w:szCs w:val="24"/>
                        </w:rPr>
                      </w:pPr>
                      <w:r>
                        <w:rPr>
                          <w:rFonts w:ascii="Times New Roman" w:hAnsi="Times New Roman"/>
                          <w:i w:val="0"/>
                          <w:sz w:val="24"/>
                          <w:szCs w:val="24"/>
                        </w:rPr>
                        <w:t>▪ Can’t get detail of every day delay percentage and delay reasons</w:t>
                      </w:r>
                    </w:p>
                    <w:p w14:paraId="135A1C9E" w14:textId="77777777" w:rsidR="0014346B" w:rsidRDefault="0014346B" w:rsidP="005D73C8">
                      <w:pPr>
                        <w:pStyle w:val="BodyText"/>
                        <w:jc w:val="both"/>
                        <w:rPr>
                          <w:rFonts w:ascii="Times New Roman" w:hAnsi="Times New Roman"/>
                          <w:i w:val="0"/>
                          <w:sz w:val="24"/>
                          <w:szCs w:val="24"/>
                        </w:rPr>
                      </w:pPr>
                      <w:r>
                        <w:rPr>
                          <w:rFonts w:ascii="Times New Roman" w:hAnsi="Times New Roman"/>
                          <w:i w:val="0"/>
                          <w:sz w:val="24"/>
                          <w:szCs w:val="24"/>
                        </w:rPr>
                        <w:t>▪ Show limited number of airlines, not all</w:t>
                      </w:r>
                    </w:p>
                    <w:p w14:paraId="030893FF" w14:textId="77777777" w:rsidR="0014346B" w:rsidRDefault="0014346B" w:rsidP="005D73C8">
                      <w:pPr>
                        <w:pStyle w:val="BodyText"/>
                        <w:jc w:val="both"/>
                        <w:rPr>
                          <w:rFonts w:ascii="Times New Roman" w:eastAsiaTheme="minorEastAsia" w:hAnsi="Times New Roman"/>
                          <w:i w:val="0"/>
                          <w:sz w:val="24"/>
                          <w:szCs w:val="24"/>
                        </w:rPr>
                      </w:pPr>
                    </w:p>
                    <w:p w14:paraId="7B2252C2" w14:textId="77777777" w:rsidR="0014346B" w:rsidRPr="005D73C8" w:rsidRDefault="0014346B" w:rsidP="005D73C8">
                      <w:pPr>
                        <w:pStyle w:val="BodyText"/>
                        <w:jc w:val="both"/>
                        <w:rPr>
                          <w:rFonts w:ascii="Times New Roman" w:eastAsiaTheme="minorEastAsia" w:hAnsi="Times New Roman"/>
                          <w:i w:val="0"/>
                          <w:sz w:val="24"/>
                          <w:szCs w:val="24"/>
                        </w:rPr>
                      </w:pPr>
                    </w:p>
                    <w:p w14:paraId="6ECDD45D" w14:textId="77777777" w:rsidR="0014346B" w:rsidRPr="00276E76" w:rsidRDefault="0014346B" w:rsidP="005D73C8">
                      <w:pPr>
                        <w:rPr>
                          <w:rFonts w:ascii="Times New Roman" w:eastAsia="SimHei" w:hAnsi="Times New Roman" w:cs="Times New Roman"/>
                          <w:b/>
                          <w:color w:val="7F7F7F" w:themeColor="text1" w:themeTint="80"/>
                          <w:szCs w:val="21"/>
                        </w:rPr>
                      </w:pPr>
                      <w:r w:rsidRPr="00276E76">
                        <w:rPr>
                          <w:rFonts w:ascii="Times New Roman" w:eastAsia="SimHei" w:hAnsi="Times New Roman" w:cs="Times New Roman"/>
                          <w:b/>
                          <w:color w:val="595959" w:themeColor="text1" w:themeTint="A6"/>
                          <w:szCs w:val="21"/>
                        </w:rPr>
                        <w:t>Figure 3.2.5: Best and Worst Airline Performance Bubble Chart</w:t>
                      </w:r>
                    </w:p>
                    <w:p w14:paraId="6958D650" w14:textId="77777777" w:rsidR="0014346B" w:rsidRPr="000951F9" w:rsidRDefault="0014346B" w:rsidP="005D73C8">
                      <w:pPr>
                        <w:pStyle w:val="BodyText"/>
                        <w:jc w:val="both"/>
                        <w:rPr>
                          <w:rFonts w:ascii="Times New Roman" w:hAnsi="Times New Roman"/>
                          <w:i w:val="0"/>
                          <w:sz w:val="24"/>
                          <w:szCs w:val="24"/>
                        </w:rPr>
                      </w:pPr>
                    </w:p>
                  </w:txbxContent>
                </v:textbox>
              </v:shape>
            </w:pict>
          </mc:Fallback>
        </mc:AlternateContent>
      </w:r>
      <w:r w:rsidR="00BA32D6" w:rsidRPr="00F42D7C">
        <w:rPr>
          <w:rFonts w:ascii="Times New Roman" w:hAnsi="Times New Roman" w:cs="Times New Roman"/>
          <w:noProof/>
          <w:lang w:eastAsia="ko-KR"/>
        </w:rPr>
        <w:drawing>
          <wp:inline distT="0" distB="0" distL="0" distR="0" wp14:anchorId="41BE08FF" wp14:editId="326BE4D8">
            <wp:extent cx="1311910" cy="802532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
                    <a:srcRect/>
                    <a:stretch>
                      <a:fillRect/>
                    </a:stretch>
                  </pic:blipFill>
                  <pic:spPr bwMode="auto">
                    <a:xfrm>
                      <a:off x="0" y="0"/>
                      <a:ext cx="1331150" cy="8143014"/>
                    </a:xfrm>
                    <a:prstGeom prst="rect">
                      <a:avLst/>
                    </a:prstGeom>
                    <a:noFill/>
                    <a:ln w="9525">
                      <a:noFill/>
                      <a:miter lim="800000"/>
                      <a:headEnd/>
                      <a:tailEnd/>
                    </a:ln>
                  </pic:spPr>
                </pic:pic>
              </a:graphicData>
            </a:graphic>
          </wp:inline>
        </w:drawing>
      </w:r>
    </w:p>
    <w:p w14:paraId="041FED9B" w14:textId="77777777" w:rsidR="00BA32D6" w:rsidRPr="00F42D7C" w:rsidRDefault="00BA32D6" w:rsidP="00252571">
      <w:pPr>
        <w:rPr>
          <w:rFonts w:ascii="Times New Roman" w:hAnsi="Times New Roman" w:cs="Times New Roman"/>
        </w:rPr>
      </w:pPr>
    </w:p>
    <w:p w14:paraId="57EB0429" w14:textId="77777777" w:rsidR="00BA32D6" w:rsidRPr="00F42D7C" w:rsidRDefault="00276E76" w:rsidP="00D869BA">
      <w:pPr>
        <w:pStyle w:val="Heading3"/>
        <w:numPr>
          <w:ilvl w:val="2"/>
          <w:numId w:val="23"/>
        </w:numPr>
        <w:spacing w:before="240" w:afterLines="50" w:after="156"/>
        <w:rPr>
          <w:rFonts w:ascii="Times New Roman" w:hAnsi="Times New Roman" w:cs="Times New Roman"/>
          <w:color w:val="auto"/>
          <w:sz w:val="24"/>
        </w:rPr>
      </w:pPr>
      <w:bookmarkStart w:id="78" w:name="_Toc497261728"/>
      <w:r w:rsidRPr="00F42D7C">
        <w:rPr>
          <w:rFonts w:ascii="Times New Roman" w:hAnsi="Times New Roman" w:cs="Times New Roman"/>
          <w:color w:val="auto"/>
          <w:sz w:val="24"/>
        </w:rPr>
        <w:lastRenderedPageBreak/>
        <w:t>Visualisation Section 4</w:t>
      </w:r>
      <w:r w:rsidR="00BA32D6" w:rsidRPr="00F42D7C">
        <w:rPr>
          <w:rFonts w:ascii="Times New Roman" w:hAnsi="Times New Roman" w:cs="Times New Roman"/>
          <w:color w:val="auto"/>
          <w:sz w:val="24"/>
        </w:rPr>
        <w:t>: Best/Worst Airport</w:t>
      </w:r>
      <w:bookmarkEnd w:id="78"/>
    </w:p>
    <w:p w14:paraId="6E0B8337" w14:textId="77777777" w:rsidR="00B9684E" w:rsidRPr="00F42D7C" w:rsidRDefault="00B9684E" w:rsidP="00252571">
      <w:pPr>
        <w:rPr>
          <w:rFonts w:ascii="Times New Roman" w:hAnsi="Times New Roman" w:cs="Times New Roman"/>
        </w:rPr>
      </w:pPr>
      <w:r w:rsidRPr="00F42D7C">
        <w:rPr>
          <w:rFonts w:ascii="Times New Roman" w:hAnsi="Times New Roman" w:cs="Times New Roman"/>
          <w:noProof/>
          <w:lang w:eastAsia="ko-KR"/>
        </w:rPr>
        <w:drawing>
          <wp:inline distT="0" distB="0" distL="0" distR="0" wp14:anchorId="703713DF" wp14:editId="0C025750">
            <wp:extent cx="5117660" cy="4007827"/>
            <wp:effectExtent l="19050" t="19050" r="25840" b="11723"/>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7574" cy="4023422"/>
                    </a:xfrm>
                    <a:prstGeom prst="rect">
                      <a:avLst/>
                    </a:prstGeom>
                    <a:ln>
                      <a:solidFill>
                        <a:schemeClr val="tx1"/>
                      </a:solidFill>
                    </a:ln>
                  </pic:spPr>
                </pic:pic>
              </a:graphicData>
            </a:graphic>
          </wp:inline>
        </w:drawing>
      </w:r>
    </w:p>
    <w:p w14:paraId="4AB5CB84" w14:textId="77777777" w:rsidR="008025D0" w:rsidRPr="00F42D7C" w:rsidRDefault="008025D0" w:rsidP="00276E76">
      <w:pPr>
        <w:jc w:val="center"/>
        <w:rPr>
          <w:rFonts w:ascii="Times New Roman" w:eastAsia="SimHei" w:hAnsi="Times New Roman" w:cs="Times New Roman"/>
          <w:b/>
          <w:color w:val="595959" w:themeColor="text1" w:themeTint="A6"/>
          <w:szCs w:val="21"/>
        </w:rPr>
      </w:pPr>
      <w:r w:rsidRPr="00F42D7C">
        <w:rPr>
          <w:rFonts w:ascii="Times New Roman" w:eastAsia="SimHei" w:hAnsi="Times New Roman" w:cs="Times New Roman"/>
          <w:b/>
          <w:color w:val="595959" w:themeColor="text1" w:themeTint="A6"/>
          <w:szCs w:val="21"/>
        </w:rPr>
        <w:t>Figure 3.2.6: Airports Performance</w:t>
      </w:r>
    </w:p>
    <w:p w14:paraId="3B4D6E94" w14:textId="77777777" w:rsidR="00E47B7A" w:rsidRPr="00F42D7C" w:rsidRDefault="007F4FE1" w:rsidP="00252571">
      <w:pPr>
        <w:rPr>
          <w:rFonts w:ascii="Times New Roman" w:hAnsi="Times New Roman" w:cs="Times New Roman"/>
        </w:rPr>
      </w:pPr>
      <w:r w:rsidRPr="00F42D7C">
        <w:rPr>
          <w:rFonts w:ascii="Times New Roman" w:hAnsi="Times New Roman" w:cs="Times New Roman"/>
          <w:noProof/>
          <w:lang w:eastAsia="ko-KR"/>
        </w:rPr>
        <w:drawing>
          <wp:inline distT="0" distB="0" distL="0" distR="0" wp14:anchorId="50DC50EF" wp14:editId="2F19B57F">
            <wp:extent cx="5080488" cy="3698630"/>
            <wp:effectExtent l="19050" t="19050" r="24912" b="16120"/>
            <wp:docPr id="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0926" cy="3698949"/>
                    </a:xfrm>
                    <a:prstGeom prst="rect">
                      <a:avLst/>
                    </a:prstGeom>
                    <a:ln>
                      <a:solidFill>
                        <a:schemeClr val="tx1"/>
                      </a:solidFill>
                    </a:ln>
                  </pic:spPr>
                </pic:pic>
              </a:graphicData>
            </a:graphic>
          </wp:inline>
        </w:drawing>
      </w:r>
    </w:p>
    <w:p w14:paraId="249805A0" w14:textId="77777777" w:rsidR="007F4FE1" w:rsidRPr="00F42D7C" w:rsidRDefault="007F4FE1" w:rsidP="007F4FE1">
      <w:pPr>
        <w:ind w:left="2520" w:firstLine="420"/>
        <w:rPr>
          <w:rFonts w:ascii="Times New Roman" w:hAnsi="Times New Roman" w:cs="Times New Roman"/>
        </w:rPr>
      </w:pPr>
      <w:r w:rsidRPr="00F42D7C">
        <w:rPr>
          <w:rFonts w:ascii="Times New Roman" w:eastAsia="SimHei" w:hAnsi="Times New Roman" w:cs="Times New Roman"/>
          <w:b/>
          <w:color w:val="595959" w:themeColor="text1" w:themeTint="A6"/>
          <w:szCs w:val="21"/>
        </w:rPr>
        <w:t xml:space="preserve">Figure 3.2.7: </w:t>
      </w:r>
      <w:r w:rsidRPr="00F42D7C">
        <w:rPr>
          <w:rFonts w:ascii="Times New Roman" w:eastAsia="SimHei" w:hAnsi="Times New Roman" w:cs="Times New Roman"/>
          <w:b/>
          <w:color w:val="404040" w:themeColor="text1" w:themeTint="BF"/>
          <w:szCs w:val="21"/>
        </w:rPr>
        <w:t>Airport Detail Tooltip</w:t>
      </w:r>
    </w:p>
    <w:p w14:paraId="771C8724" w14:textId="77777777" w:rsidR="008025D0" w:rsidRPr="00F42D7C" w:rsidRDefault="008025D0" w:rsidP="008025D0">
      <w:pPr>
        <w:pStyle w:val="BodyText"/>
        <w:jc w:val="both"/>
        <w:rPr>
          <w:rFonts w:ascii="Times New Roman" w:hAnsi="Times New Roman"/>
          <w:i w:val="0"/>
          <w:sz w:val="24"/>
          <w:szCs w:val="24"/>
        </w:rPr>
      </w:pPr>
      <w:r w:rsidRPr="00F42D7C">
        <w:rPr>
          <w:rFonts w:ascii="Times New Roman" w:hAnsi="Times New Roman"/>
          <w:b/>
          <w:bCs/>
          <w:i w:val="0"/>
          <w:color w:val="000000"/>
          <w:sz w:val="24"/>
          <w:szCs w:val="22"/>
        </w:rPr>
        <w:lastRenderedPageBreak/>
        <w:t>Purpose</w:t>
      </w:r>
      <w:r w:rsidRPr="00F42D7C">
        <w:rPr>
          <w:rFonts w:ascii="Times New Roman" w:hAnsi="Times New Roman"/>
          <w:b/>
          <w:bCs/>
          <w:i w:val="0"/>
          <w:color w:val="000000"/>
          <w:sz w:val="24"/>
        </w:rPr>
        <w:t xml:space="preserve">: </w:t>
      </w:r>
      <w:r w:rsidR="001A2822">
        <w:rPr>
          <w:rFonts w:ascii="Times New Roman" w:hAnsi="Times New Roman"/>
          <w:bCs/>
          <w:i w:val="0"/>
          <w:color w:val="000000"/>
          <w:sz w:val="24"/>
        </w:rPr>
        <w:t>A</w:t>
      </w:r>
      <w:r w:rsidRPr="00F42D7C">
        <w:rPr>
          <w:rFonts w:ascii="Times New Roman" w:hAnsi="Times New Roman"/>
          <w:bCs/>
          <w:i w:val="0"/>
          <w:color w:val="000000"/>
          <w:sz w:val="24"/>
        </w:rPr>
        <w:t xml:space="preserve"> heat map visualisation representing the </w:t>
      </w:r>
      <w:r w:rsidRPr="00F42D7C">
        <w:rPr>
          <w:rFonts w:ascii="Times New Roman" w:hAnsi="Times New Roman"/>
          <w:i w:val="0"/>
          <w:sz w:val="24"/>
          <w:szCs w:val="24"/>
        </w:rPr>
        <w:t>performance of airports from each state of the United States by its percentage of flights being delayed, showing data ranging from 1999 to 2008.</w:t>
      </w:r>
      <w:r w:rsidR="003E0455" w:rsidRPr="00F42D7C">
        <w:rPr>
          <w:rFonts w:ascii="Times New Roman" w:hAnsi="Times New Roman"/>
          <w:i w:val="0"/>
          <w:sz w:val="24"/>
          <w:szCs w:val="24"/>
        </w:rPr>
        <w:t xml:space="preserve"> This visualisation is developed in Tableau.</w:t>
      </w:r>
    </w:p>
    <w:p w14:paraId="1C795CE0" w14:textId="77777777" w:rsidR="008025D0" w:rsidRPr="00F42D7C" w:rsidRDefault="008025D0" w:rsidP="008025D0">
      <w:pPr>
        <w:pStyle w:val="BodyText"/>
        <w:jc w:val="both"/>
        <w:rPr>
          <w:rFonts w:ascii="Times New Roman" w:hAnsi="Times New Roman"/>
          <w:b/>
          <w:i w:val="0"/>
          <w:sz w:val="24"/>
          <w:szCs w:val="24"/>
        </w:rPr>
      </w:pPr>
    </w:p>
    <w:p w14:paraId="76ECCD52" w14:textId="77777777" w:rsidR="008025D0" w:rsidRPr="00F42D7C" w:rsidRDefault="008025D0" w:rsidP="008025D0">
      <w:pPr>
        <w:pStyle w:val="BodyText"/>
        <w:jc w:val="both"/>
        <w:rPr>
          <w:rFonts w:ascii="Times New Roman" w:hAnsi="Times New Roman"/>
          <w:b/>
          <w:i w:val="0"/>
          <w:sz w:val="24"/>
          <w:szCs w:val="24"/>
        </w:rPr>
      </w:pPr>
      <w:r w:rsidRPr="00F42D7C">
        <w:rPr>
          <w:rFonts w:ascii="Times New Roman" w:hAnsi="Times New Roman"/>
          <w:b/>
          <w:i w:val="0"/>
          <w:sz w:val="24"/>
          <w:szCs w:val="24"/>
        </w:rPr>
        <w:t>Analysis:</w:t>
      </w:r>
    </w:p>
    <w:p w14:paraId="758DBBB8" w14:textId="77777777" w:rsidR="008025D0" w:rsidRDefault="008025D0" w:rsidP="008025D0">
      <w:pPr>
        <w:pStyle w:val="BodyText"/>
        <w:jc w:val="both"/>
        <w:rPr>
          <w:ins w:id="79" w:author="Young CHOI" w:date="2017-11-01T10:37:00Z"/>
          <w:rFonts w:ascii="Times New Roman" w:hAnsi="Times New Roman"/>
          <w:i w:val="0"/>
          <w:sz w:val="24"/>
          <w:szCs w:val="24"/>
        </w:rPr>
      </w:pPr>
      <w:r w:rsidRPr="00F42D7C">
        <w:rPr>
          <w:rFonts w:ascii="Times New Roman" w:hAnsi="Times New Roman"/>
          <w:b/>
          <w:i w:val="0"/>
          <w:sz w:val="24"/>
          <w:szCs w:val="24"/>
        </w:rPr>
        <w:t>Lowest Delay Percentage Heat map</w:t>
      </w:r>
      <w:r w:rsidRPr="00F42D7C">
        <w:rPr>
          <w:rFonts w:ascii="Times New Roman" w:hAnsi="Times New Roman"/>
          <w:i w:val="0"/>
          <w:sz w:val="24"/>
          <w:szCs w:val="24"/>
        </w:rPr>
        <w:t>: Relative performance in the number o</w:t>
      </w:r>
      <w:r w:rsidR="00276E76" w:rsidRPr="00F42D7C">
        <w:rPr>
          <w:rFonts w:ascii="Times New Roman" w:hAnsi="Times New Roman"/>
          <w:i w:val="0"/>
          <w:sz w:val="24"/>
          <w:szCs w:val="24"/>
        </w:rPr>
        <w:t xml:space="preserve">f flights delayed, between </w:t>
      </w:r>
      <w:r w:rsidRPr="00F42D7C">
        <w:rPr>
          <w:rFonts w:ascii="Times New Roman" w:hAnsi="Times New Roman"/>
          <w:i w:val="0"/>
          <w:sz w:val="24"/>
          <w:szCs w:val="24"/>
        </w:rPr>
        <w:t>9% to 18%, is identified as different tones of green, with a darker tone indicating a lower percentage of delay and lighter tones indicating a higher percentage of delays. Hovering the mouse over an individual box will provide detailed information regarding the airport’s home state, full name, and exact delay percentage for the selected year row. As well as showing the average delay percentage for the whole year range of 1999 to 2008 of the entire column.</w:t>
      </w:r>
    </w:p>
    <w:p w14:paraId="596788A3" w14:textId="77777777" w:rsidR="0014346B" w:rsidRPr="00F42D7C" w:rsidRDefault="0014346B" w:rsidP="008025D0">
      <w:pPr>
        <w:pStyle w:val="BodyText"/>
        <w:jc w:val="both"/>
        <w:rPr>
          <w:rFonts w:ascii="Times New Roman" w:hAnsi="Times New Roman"/>
          <w:i w:val="0"/>
          <w:sz w:val="24"/>
          <w:szCs w:val="24"/>
        </w:rPr>
      </w:pPr>
    </w:p>
    <w:p w14:paraId="73F1CCB9" w14:textId="77777777" w:rsidR="008025D0" w:rsidRPr="00F42D7C" w:rsidRDefault="008025D0" w:rsidP="00276E76">
      <w:pPr>
        <w:pStyle w:val="BodyText"/>
        <w:jc w:val="both"/>
        <w:rPr>
          <w:rFonts w:ascii="Times New Roman" w:hAnsi="Times New Roman"/>
          <w:i w:val="0"/>
          <w:sz w:val="24"/>
          <w:szCs w:val="24"/>
        </w:rPr>
      </w:pPr>
      <w:r w:rsidRPr="00F42D7C">
        <w:rPr>
          <w:rFonts w:ascii="Times New Roman" w:hAnsi="Times New Roman"/>
          <w:b/>
          <w:i w:val="0"/>
          <w:sz w:val="24"/>
          <w:szCs w:val="24"/>
        </w:rPr>
        <w:t>Highest Delay Percentage Heat map</w:t>
      </w:r>
      <w:r w:rsidRPr="00F42D7C">
        <w:rPr>
          <w:rFonts w:ascii="Times New Roman" w:hAnsi="Times New Roman"/>
          <w:i w:val="0"/>
          <w:sz w:val="24"/>
          <w:szCs w:val="24"/>
        </w:rPr>
        <w:t>: Similarly, the relative performance in percentage of delays is identified using different tones, this time representing the range between 20% and 33% and with the colour orange. Lighter tones show a lower percentage of delays and darker tones indicating higher percentage of delays. Again, same as for the Lowest Delay Percentage Heat map, hovering the mouse over an individual box will provide the airport’s home state, full name, the exact delay percentage for the year, and the average delay percentage of the entire year range.</w:t>
      </w:r>
    </w:p>
    <w:p w14:paraId="1E47CA8C" w14:textId="77777777" w:rsidR="00276E76" w:rsidRPr="00F42D7C" w:rsidRDefault="00276E76" w:rsidP="008025D0">
      <w:pPr>
        <w:rPr>
          <w:rFonts w:ascii="Times New Roman" w:eastAsia="Times New Roman" w:hAnsi="Times New Roman" w:cs="Times New Roman"/>
          <w:b/>
          <w:iCs/>
          <w:sz w:val="24"/>
        </w:rPr>
      </w:pPr>
    </w:p>
    <w:p w14:paraId="433221B8" w14:textId="77777777" w:rsidR="008025D0" w:rsidRPr="00F42D7C" w:rsidRDefault="008025D0" w:rsidP="008025D0">
      <w:pPr>
        <w:rPr>
          <w:rFonts w:ascii="Times New Roman" w:eastAsia="Times New Roman" w:hAnsi="Times New Roman" w:cs="Times New Roman"/>
          <w:b/>
          <w:iCs/>
          <w:sz w:val="24"/>
        </w:rPr>
      </w:pPr>
      <w:r w:rsidRPr="00F42D7C">
        <w:rPr>
          <w:rFonts w:ascii="Times New Roman" w:eastAsia="Times New Roman" w:hAnsi="Times New Roman" w:cs="Times New Roman"/>
          <w:b/>
          <w:iCs/>
          <w:sz w:val="24"/>
        </w:rPr>
        <w:t>Airport in State of USA Map:</w:t>
      </w:r>
    </w:p>
    <w:p w14:paraId="754466E8" w14:textId="77777777" w:rsidR="008025D0" w:rsidRPr="00F42D7C" w:rsidRDefault="008025D0" w:rsidP="008025D0">
      <w:pPr>
        <w:rPr>
          <w:rFonts w:ascii="Times New Roman" w:eastAsia="Times New Roman" w:hAnsi="Times New Roman" w:cs="Times New Roman"/>
          <w:iCs/>
          <w:sz w:val="24"/>
        </w:rPr>
      </w:pPr>
      <w:r w:rsidRPr="00F42D7C">
        <w:rPr>
          <w:rFonts w:ascii="Times New Roman" w:eastAsia="Times New Roman" w:hAnsi="Times New Roman" w:cs="Times New Roman"/>
          <w:iCs/>
          <w:sz w:val="24"/>
        </w:rPr>
        <w:t>The map shows every state of the US that possesses at least one airport and differentiates these states using different colours. Hovering the mouse over any one of these states will interactively highlight the same state column(s) (if found) on each heat map. Conversely hovering the mouse over any state of any of the heat maps will highlight exclusively that state on the map.</w:t>
      </w:r>
    </w:p>
    <w:p w14:paraId="5C2CD508" w14:textId="77777777" w:rsidR="004B1BE4" w:rsidRPr="00F42D7C" w:rsidRDefault="008025D0" w:rsidP="004B1BE4">
      <w:pPr>
        <w:rPr>
          <w:rFonts w:ascii="Times New Roman" w:hAnsi="Times New Roman" w:cs="Times New Roman"/>
          <w:iCs/>
          <w:sz w:val="24"/>
        </w:rPr>
      </w:pPr>
      <w:r w:rsidRPr="00F42D7C">
        <w:rPr>
          <w:rFonts w:ascii="Times New Roman" w:eastAsia="Times New Roman" w:hAnsi="Times New Roman" w:cs="Times New Roman"/>
          <w:iCs/>
          <w:sz w:val="24"/>
        </w:rPr>
        <w:t>Also, highlighting a single airport of any of the heat maps will highlight the same airport column in the other heat map (if found) as well as highlight the state that airport belonged to on the map.</w:t>
      </w:r>
    </w:p>
    <w:p w14:paraId="3EF56C66" w14:textId="77777777" w:rsidR="008025D0" w:rsidRPr="00F42D7C" w:rsidRDefault="008025D0" w:rsidP="00D869BA">
      <w:pPr>
        <w:pStyle w:val="BodyText"/>
        <w:spacing w:beforeLines="50" w:before="156" w:afterLines="20" w:after="62"/>
        <w:jc w:val="both"/>
        <w:rPr>
          <w:rFonts w:ascii="Times New Roman" w:hAnsi="Times New Roman"/>
          <w:b/>
          <w:i w:val="0"/>
          <w:sz w:val="24"/>
          <w:szCs w:val="24"/>
        </w:rPr>
      </w:pPr>
      <w:bookmarkStart w:id="80" w:name="OLE_LINK17"/>
      <w:bookmarkStart w:id="81" w:name="OLE_LINK18"/>
      <w:r w:rsidRPr="00F42D7C">
        <w:rPr>
          <w:rFonts w:ascii="Times New Roman" w:hAnsi="Times New Roman"/>
          <w:b/>
          <w:i w:val="0"/>
          <w:sz w:val="24"/>
          <w:szCs w:val="24"/>
        </w:rPr>
        <w:t>Pros:</w:t>
      </w:r>
    </w:p>
    <w:p w14:paraId="684C4C62" w14:textId="77777777" w:rsidR="008025D0" w:rsidRPr="00F42D7C" w:rsidRDefault="00276E76" w:rsidP="00276E76">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3E0455" w:rsidRPr="00F42D7C">
        <w:rPr>
          <w:rFonts w:ascii="Times New Roman" w:hAnsi="Times New Roman"/>
          <w:i w:val="0"/>
          <w:sz w:val="24"/>
          <w:szCs w:val="24"/>
        </w:rPr>
        <w:t>User interactive feature select any airport of top 20 to get more information</w:t>
      </w:r>
      <w:del w:id="82" w:author="Young CHOI" w:date="2017-11-01T10:37:00Z">
        <w:r w:rsidRPr="00F42D7C" w:rsidDel="0014346B">
          <w:rPr>
            <w:rFonts w:ascii="Times New Roman" w:hAnsi="Times New Roman"/>
            <w:i w:val="0"/>
            <w:sz w:val="24"/>
            <w:szCs w:val="24"/>
          </w:rPr>
          <w:delText>;</w:delText>
        </w:r>
      </w:del>
    </w:p>
    <w:p w14:paraId="521B48CE" w14:textId="77777777" w:rsidR="0014346B" w:rsidRDefault="0014346B" w:rsidP="0014346B">
      <w:pPr>
        <w:pStyle w:val="BodyText"/>
        <w:jc w:val="both"/>
        <w:rPr>
          <w:ins w:id="83" w:author="Young CHOI" w:date="2017-11-01T10:37:00Z"/>
          <w:rFonts w:ascii="Times New Roman" w:hAnsi="Times New Roman"/>
          <w:i w:val="0"/>
          <w:sz w:val="24"/>
          <w:szCs w:val="24"/>
        </w:rPr>
      </w:pPr>
      <w:ins w:id="84" w:author="Young CHOI" w:date="2017-11-01T10:37:00Z">
        <w:r>
          <w:rPr>
            <w:rFonts w:ascii="Times New Roman" w:hAnsi="Times New Roman"/>
            <w:i w:val="0"/>
            <w:sz w:val="24"/>
            <w:szCs w:val="24"/>
          </w:rPr>
          <w:t>▪ Shown 10 years’ average percentage of each airport delays</w:t>
        </w:r>
      </w:ins>
    </w:p>
    <w:p w14:paraId="7BC4F4AD" w14:textId="77777777" w:rsidR="0014346B" w:rsidRDefault="0014346B" w:rsidP="0014346B">
      <w:pPr>
        <w:pStyle w:val="BodyText"/>
        <w:jc w:val="both"/>
        <w:rPr>
          <w:ins w:id="85" w:author="Young CHOI" w:date="2017-11-01T10:38:00Z"/>
          <w:rFonts w:ascii="Times New Roman" w:hAnsi="Times New Roman"/>
          <w:i w:val="0"/>
          <w:sz w:val="24"/>
          <w:szCs w:val="24"/>
        </w:rPr>
      </w:pPr>
      <w:ins w:id="86" w:author="Young CHOI" w:date="2017-11-01T10:37:00Z">
        <w:r>
          <w:rPr>
            <w:rFonts w:ascii="Times New Roman" w:hAnsi="Times New Roman"/>
            <w:i w:val="0"/>
            <w:sz w:val="24"/>
            <w:szCs w:val="24"/>
          </w:rPr>
          <w:t>▪ Shown 10 years’ average percentage of airports are grouping by state</w:t>
        </w:r>
      </w:ins>
    </w:p>
    <w:p w14:paraId="4DEB9BFD" w14:textId="77777777" w:rsidR="0014346B" w:rsidRDefault="0014346B" w:rsidP="0014346B">
      <w:pPr>
        <w:pStyle w:val="BodyText"/>
        <w:jc w:val="both"/>
        <w:rPr>
          <w:ins w:id="87" w:author="Young CHOI" w:date="2017-11-01T10:38:00Z"/>
          <w:rFonts w:ascii="Times New Roman" w:hAnsi="Times New Roman"/>
          <w:i w:val="0"/>
          <w:sz w:val="24"/>
          <w:szCs w:val="24"/>
        </w:rPr>
      </w:pPr>
      <w:ins w:id="88" w:author="Young CHOI" w:date="2017-11-01T10:38:00Z">
        <w:r>
          <w:rPr>
            <w:rFonts w:ascii="Times New Roman" w:hAnsi="Times New Roman"/>
            <w:i w:val="0"/>
            <w:sz w:val="24"/>
            <w:szCs w:val="24"/>
          </w:rPr>
          <w:t>▪ Individual box provide detailed information</w:t>
        </w:r>
      </w:ins>
      <w:ins w:id="89" w:author="Young CHOI" w:date="2017-11-01T10:41:00Z">
        <w:r>
          <w:rPr>
            <w:rFonts w:ascii="Times New Roman" w:hAnsi="Times New Roman"/>
            <w:i w:val="0"/>
            <w:sz w:val="24"/>
            <w:szCs w:val="24"/>
          </w:rPr>
          <w:t xml:space="preserve"> with airport’s home state, full name, exact delay percentage</w:t>
        </w:r>
      </w:ins>
    </w:p>
    <w:p w14:paraId="62CC1E96" w14:textId="77777777" w:rsidR="0014346B" w:rsidRDefault="0014346B" w:rsidP="0014346B">
      <w:pPr>
        <w:pStyle w:val="BodyText"/>
        <w:jc w:val="both"/>
        <w:rPr>
          <w:ins w:id="90" w:author="Young CHOI" w:date="2017-11-01T10:38:00Z"/>
          <w:rFonts w:ascii="Times New Roman" w:hAnsi="Times New Roman"/>
          <w:i w:val="0"/>
          <w:sz w:val="24"/>
          <w:szCs w:val="24"/>
        </w:rPr>
      </w:pPr>
      <w:ins w:id="91" w:author="Young CHOI" w:date="2017-11-01T10:38:00Z">
        <w:r>
          <w:rPr>
            <w:rFonts w:ascii="Times New Roman" w:hAnsi="Times New Roman"/>
            <w:i w:val="0"/>
            <w:sz w:val="24"/>
            <w:szCs w:val="24"/>
          </w:rPr>
          <w:t xml:space="preserve">▪ </w:t>
        </w:r>
      </w:ins>
      <w:ins w:id="92" w:author="Young CHOI" w:date="2017-11-01T10:50:00Z">
        <w:r w:rsidR="001E478C">
          <w:rPr>
            <w:rFonts w:ascii="Times New Roman" w:hAnsi="Times New Roman"/>
            <w:i w:val="0"/>
            <w:sz w:val="24"/>
            <w:szCs w:val="24"/>
          </w:rPr>
          <w:t xml:space="preserve">Heat map of </w:t>
        </w:r>
      </w:ins>
      <w:ins w:id="93" w:author="Young CHOI" w:date="2017-11-01T10:51:00Z">
        <w:r w:rsidR="001E478C">
          <w:rPr>
            <w:rFonts w:ascii="Times New Roman" w:hAnsi="Times New Roman"/>
            <w:i w:val="0"/>
            <w:sz w:val="24"/>
            <w:szCs w:val="24"/>
          </w:rPr>
          <w:t>c</w:t>
        </w:r>
      </w:ins>
      <w:ins w:id="94" w:author="Young CHOI" w:date="2017-11-01T10:44:00Z">
        <w:r>
          <w:rPr>
            <w:rFonts w:ascii="Times New Roman" w:hAnsi="Times New Roman"/>
            <w:i w:val="0"/>
            <w:sz w:val="24"/>
            <w:szCs w:val="24"/>
          </w:rPr>
          <w:t>olour vi</w:t>
        </w:r>
      </w:ins>
      <w:ins w:id="95" w:author="Young CHOI" w:date="2017-11-01T10:51:00Z">
        <w:r w:rsidR="001E478C">
          <w:rPr>
            <w:rFonts w:ascii="Times New Roman" w:hAnsi="Times New Roman"/>
            <w:i w:val="0"/>
            <w:sz w:val="24"/>
            <w:szCs w:val="24"/>
          </w:rPr>
          <w:t>sualisation provide the user can easily identify for the best/</w:t>
        </w:r>
      </w:ins>
      <w:ins w:id="96" w:author="Young CHOI" w:date="2017-11-01T10:53:00Z">
        <w:r w:rsidR="001E478C">
          <w:rPr>
            <w:rFonts w:ascii="Times New Roman" w:hAnsi="Times New Roman"/>
            <w:i w:val="0"/>
            <w:sz w:val="24"/>
            <w:szCs w:val="24"/>
          </w:rPr>
          <w:t>worst</w:t>
        </w:r>
      </w:ins>
      <w:ins w:id="97" w:author="Young CHOI" w:date="2017-11-01T10:51:00Z">
        <w:r w:rsidR="001E478C">
          <w:rPr>
            <w:rFonts w:ascii="Times New Roman" w:hAnsi="Times New Roman"/>
            <w:i w:val="0"/>
            <w:sz w:val="24"/>
            <w:szCs w:val="24"/>
          </w:rPr>
          <w:t xml:space="preserve"> airport</w:t>
        </w:r>
      </w:ins>
    </w:p>
    <w:p w14:paraId="4BBE4CFD" w14:textId="77777777" w:rsidR="00120705" w:rsidRPr="00F42D7C" w:rsidDel="001E478C" w:rsidRDefault="00120705" w:rsidP="008025D0">
      <w:pPr>
        <w:pStyle w:val="BodyText"/>
        <w:jc w:val="both"/>
        <w:rPr>
          <w:del w:id="98" w:author="Young CHOI" w:date="2017-11-01T10:53:00Z"/>
          <w:rFonts w:ascii="Times New Roman" w:eastAsiaTheme="minorEastAsia" w:hAnsi="Times New Roman"/>
          <w:i w:val="0"/>
          <w:sz w:val="24"/>
          <w:szCs w:val="24"/>
        </w:rPr>
      </w:pPr>
    </w:p>
    <w:p w14:paraId="5E9C6059" w14:textId="77777777" w:rsidR="008025D0" w:rsidRPr="00F42D7C" w:rsidRDefault="008025D0" w:rsidP="00D869BA">
      <w:pPr>
        <w:pStyle w:val="BodyText"/>
        <w:spacing w:beforeLines="50" w:before="156" w:afterLines="20" w:after="62"/>
        <w:jc w:val="both"/>
        <w:rPr>
          <w:rFonts w:ascii="Times New Roman" w:hAnsi="Times New Roman"/>
          <w:b/>
          <w:i w:val="0"/>
          <w:sz w:val="24"/>
          <w:szCs w:val="24"/>
        </w:rPr>
      </w:pPr>
      <w:r w:rsidRPr="00F42D7C">
        <w:rPr>
          <w:rFonts w:ascii="Times New Roman" w:hAnsi="Times New Roman"/>
          <w:b/>
          <w:i w:val="0"/>
          <w:sz w:val="24"/>
          <w:szCs w:val="24"/>
        </w:rPr>
        <w:t xml:space="preserve">Cons: </w:t>
      </w:r>
    </w:p>
    <w:p w14:paraId="30291963" w14:textId="77777777" w:rsidR="008025D0" w:rsidRPr="00F42D7C" w:rsidRDefault="00E47B7A" w:rsidP="00276E76">
      <w:pPr>
        <w:pStyle w:val="BodyText"/>
        <w:jc w:val="both"/>
        <w:rPr>
          <w:rFonts w:ascii="Times New Roman" w:hAnsi="Times New Roman"/>
          <w:i w:val="0"/>
          <w:sz w:val="24"/>
          <w:szCs w:val="24"/>
        </w:rPr>
      </w:pPr>
      <w:r w:rsidRPr="00F42D7C">
        <w:rPr>
          <w:rFonts w:ascii="Times New Roman" w:hAnsi="Times New Roman"/>
          <w:i w:val="0"/>
          <w:sz w:val="24"/>
          <w:szCs w:val="24"/>
        </w:rPr>
        <w:t>▪ Can’</w:t>
      </w:r>
      <w:r w:rsidR="00276E76" w:rsidRPr="00F42D7C">
        <w:rPr>
          <w:rFonts w:ascii="Times New Roman" w:hAnsi="Times New Roman"/>
          <w:i w:val="0"/>
          <w:sz w:val="24"/>
          <w:szCs w:val="24"/>
        </w:rPr>
        <w:t>t</w:t>
      </w:r>
      <w:r w:rsidRPr="00F42D7C">
        <w:rPr>
          <w:rFonts w:ascii="Times New Roman" w:hAnsi="Times New Roman"/>
          <w:i w:val="0"/>
          <w:sz w:val="24"/>
          <w:szCs w:val="24"/>
        </w:rPr>
        <w:t xml:space="preserve"> </w:t>
      </w:r>
      <w:r w:rsidR="008025D0" w:rsidRPr="00F42D7C">
        <w:rPr>
          <w:rFonts w:ascii="Times New Roman" w:hAnsi="Times New Roman"/>
          <w:i w:val="0"/>
          <w:sz w:val="24"/>
          <w:szCs w:val="24"/>
        </w:rPr>
        <w:t>get detail of every day delay percentage and delay reasons</w:t>
      </w:r>
    </w:p>
    <w:p w14:paraId="33BFC9C0" w14:textId="77777777" w:rsidR="008025D0" w:rsidRPr="00F42D7C" w:rsidRDefault="00276E76" w:rsidP="00BF1834">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8025D0" w:rsidRPr="00F42D7C">
        <w:rPr>
          <w:rFonts w:ascii="Times New Roman" w:hAnsi="Times New Roman"/>
          <w:i w:val="0"/>
          <w:sz w:val="24"/>
          <w:szCs w:val="24"/>
        </w:rPr>
        <w:t xml:space="preserve">Show limited number of </w:t>
      </w:r>
      <w:r w:rsidR="001A2822">
        <w:rPr>
          <w:rFonts w:ascii="Times New Roman" w:hAnsi="Times New Roman"/>
          <w:i w:val="0"/>
          <w:sz w:val="24"/>
          <w:szCs w:val="24"/>
        </w:rPr>
        <w:t>airports</w:t>
      </w:r>
    </w:p>
    <w:p w14:paraId="5FAB9BF8" w14:textId="77777777" w:rsidR="004B1BE4" w:rsidRPr="00F42D7C" w:rsidRDefault="001A4A97" w:rsidP="00D869BA">
      <w:pPr>
        <w:pStyle w:val="Heading3"/>
        <w:numPr>
          <w:ilvl w:val="2"/>
          <w:numId w:val="23"/>
        </w:numPr>
        <w:spacing w:before="240" w:afterLines="50" w:after="156"/>
        <w:rPr>
          <w:rFonts w:ascii="Times New Roman" w:hAnsi="Times New Roman" w:cs="Times New Roman"/>
          <w:color w:val="auto"/>
          <w:sz w:val="24"/>
        </w:rPr>
      </w:pPr>
      <w:bookmarkStart w:id="99" w:name="_Toc497261729"/>
      <w:bookmarkEnd w:id="80"/>
      <w:bookmarkEnd w:id="81"/>
      <w:r w:rsidRPr="00F42D7C">
        <w:rPr>
          <w:rFonts w:ascii="Times New Roman" w:hAnsi="Times New Roman" w:cs="Times New Roman"/>
          <w:color w:val="auto"/>
          <w:sz w:val="24"/>
        </w:rPr>
        <w:lastRenderedPageBreak/>
        <w:t>Visualisation Section 5</w:t>
      </w:r>
      <w:r w:rsidR="004B1BE4" w:rsidRPr="00F42D7C">
        <w:rPr>
          <w:rFonts w:ascii="Times New Roman" w:hAnsi="Times New Roman" w:cs="Times New Roman"/>
          <w:color w:val="auto"/>
          <w:sz w:val="24"/>
        </w:rPr>
        <w:t xml:space="preserve">: Delay </w:t>
      </w:r>
      <w:r w:rsidRPr="00F42D7C">
        <w:rPr>
          <w:rFonts w:ascii="Times New Roman" w:hAnsi="Times New Roman" w:cs="Times New Roman"/>
          <w:color w:val="auto"/>
          <w:sz w:val="24"/>
        </w:rPr>
        <w:t>Statistic Analysis</w:t>
      </w:r>
      <w:bookmarkEnd w:id="99"/>
    </w:p>
    <w:p w14:paraId="558B7566" w14:textId="77777777" w:rsidR="004B1BE4" w:rsidRPr="00F42D7C" w:rsidRDefault="001A2822" w:rsidP="004B1BE4">
      <w:pPr>
        <w:rPr>
          <w:rFonts w:ascii="Times New Roman" w:hAnsi="Times New Roman" w:cs="Times New Roman"/>
        </w:rPr>
      </w:pPr>
      <w:r>
        <w:rPr>
          <w:rFonts w:ascii="Times New Roman" w:hAnsi="Times New Roman" w:cs="Times New Roman"/>
          <w:noProof/>
          <w:lang w:eastAsia="ko-KR"/>
        </w:rPr>
        <w:drawing>
          <wp:inline distT="0" distB="0" distL="0" distR="0" wp14:anchorId="0854865B" wp14:editId="2DB313E5">
            <wp:extent cx="5266020" cy="1623646"/>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5274310" cy="1626202"/>
                    </a:xfrm>
                    <a:prstGeom prst="rect">
                      <a:avLst/>
                    </a:prstGeom>
                    <a:noFill/>
                    <a:ln w="9525">
                      <a:noFill/>
                      <a:miter lim="800000"/>
                      <a:headEnd/>
                      <a:tailEnd/>
                    </a:ln>
                  </pic:spPr>
                </pic:pic>
              </a:graphicData>
            </a:graphic>
          </wp:inline>
        </w:drawing>
      </w:r>
    </w:p>
    <w:p w14:paraId="6223B101" w14:textId="77777777" w:rsidR="00660271" w:rsidRPr="00F42D7C" w:rsidRDefault="00660271" w:rsidP="00660271">
      <w:pPr>
        <w:rPr>
          <w:rFonts w:ascii="Times New Roman" w:hAnsi="Times New Roman" w:cs="Times New Roman"/>
        </w:rPr>
      </w:pPr>
      <w:r>
        <w:rPr>
          <w:rFonts w:ascii="Times New Roman" w:eastAsia="SimHei" w:hAnsi="Times New Roman" w:cs="Times New Roman"/>
          <w:b/>
          <w:color w:val="595959" w:themeColor="text1" w:themeTint="A6"/>
          <w:szCs w:val="21"/>
        </w:rPr>
        <w:t>Figure 3.2.8</w:t>
      </w:r>
      <w:r w:rsidRPr="00F42D7C">
        <w:rPr>
          <w:rFonts w:ascii="Times New Roman" w:eastAsia="SimHei" w:hAnsi="Times New Roman" w:cs="Times New Roman"/>
          <w:b/>
          <w:color w:val="595959" w:themeColor="text1" w:themeTint="A6"/>
          <w:szCs w:val="21"/>
        </w:rPr>
        <w:t xml:space="preserve">: </w:t>
      </w:r>
      <w:r>
        <w:rPr>
          <w:rFonts w:ascii="Times New Roman" w:eastAsia="SimHei" w:hAnsi="Times New Roman" w:cs="Times New Roman"/>
          <w:b/>
          <w:color w:val="404040" w:themeColor="text1" w:themeTint="BF"/>
          <w:szCs w:val="21"/>
        </w:rPr>
        <w:t>Delay Reasons and Correlation Matrix</w:t>
      </w:r>
    </w:p>
    <w:p w14:paraId="0E4A633C" w14:textId="77777777" w:rsidR="004B1BE4" w:rsidRPr="00F42D7C" w:rsidRDefault="004B1BE4" w:rsidP="004B1BE4">
      <w:pPr>
        <w:rPr>
          <w:rFonts w:ascii="Times New Roman" w:hAnsi="Times New Roman" w:cs="Times New Roman"/>
        </w:rPr>
      </w:pPr>
    </w:p>
    <w:p w14:paraId="56CDAF8A" w14:textId="77777777" w:rsidR="004B1BE4" w:rsidRPr="00F42D7C" w:rsidRDefault="004B1BE4" w:rsidP="000955EF">
      <w:pPr>
        <w:pStyle w:val="BodyText"/>
        <w:jc w:val="both"/>
        <w:rPr>
          <w:rFonts w:ascii="Times New Roman" w:eastAsiaTheme="minorEastAsia" w:hAnsi="Times New Roman"/>
          <w:i w:val="0"/>
          <w:sz w:val="24"/>
          <w:szCs w:val="24"/>
        </w:rPr>
      </w:pPr>
      <w:r w:rsidRPr="00F42D7C">
        <w:rPr>
          <w:rFonts w:ascii="Times New Roman" w:hAnsi="Times New Roman"/>
          <w:b/>
          <w:bCs/>
          <w:i w:val="0"/>
          <w:color w:val="000000"/>
          <w:sz w:val="24"/>
          <w:szCs w:val="22"/>
        </w:rPr>
        <w:t>Purpose</w:t>
      </w:r>
      <w:r w:rsidRPr="00F42D7C">
        <w:rPr>
          <w:rFonts w:ascii="Times New Roman" w:hAnsi="Times New Roman"/>
          <w:b/>
          <w:bCs/>
          <w:i w:val="0"/>
          <w:color w:val="000000"/>
          <w:sz w:val="24"/>
        </w:rPr>
        <w:t xml:space="preserve">: </w:t>
      </w:r>
      <w:r w:rsidR="001A4A97" w:rsidRPr="00F42D7C">
        <w:rPr>
          <w:rFonts w:ascii="Times New Roman" w:hAnsi="Times New Roman"/>
          <w:bCs/>
          <w:i w:val="0"/>
          <w:color w:val="000000"/>
          <w:sz w:val="24"/>
        </w:rPr>
        <w:t>By using data statistical analysis tool R (ggplot package)</w:t>
      </w:r>
      <w:r w:rsidR="001A4A97" w:rsidRPr="00F42D7C">
        <w:rPr>
          <w:rFonts w:ascii="Times New Roman" w:eastAsiaTheme="minorEastAsia" w:hAnsi="Times New Roman"/>
          <w:i w:val="0"/>
          <w:sz w:val="24"/>
          <w:szCs w:val="24"/>
        </w:rPr>
        <w:t xml:space="preserve"> to </w:t>
      </w:r>
      <w:r w:rsidR="001A2822" w:rsidRPr="00F42D7C">
        <w:rPr>
          <w:rFonts w:ascii="Times New Roman" w:eastAsiaTheme="minorEastAsia" w:hAnsi="Times New Roman"/>
          <w:i w:val="0"/>
          <w:sz w:val="24"/>
          <w:szCs w:val="24"/>
        </w:rPr>
        <w:t>visualize the</w:t>
      </w:r>
      <w:r w:rsidR="001A4A97" w:rsidRPr="00F42D7C">
        <w:rPr>
          <w:rFonts w:ascii="Times New Roman" w:eastAsiaTheme="minorEastAsia" w:hAnsi="Times New Roman"/>
          <w:i w:val="0"/>
          <w:sz w:val="24"/>
          <w:szCs w:val="24"/>
        </w:rPr>
        <w:t xml:space="preserve"> correlation between each delay reasons. </w:t>
      </w:r>
      <w:r w:rsidR="001A4A97" w:rsidRPr="00F42D7C">
        <w:rPr>
          <w:rFonts w:ascii="Times New Roman" w:hAnsi="Times New Roman"/>
          <w:i w:val="0"/>
          <w:sz w:val="24"/>
          <w:szCs w:val="24"/>
        </w:rPr>
        <w:t>The purpose of this exercise is to identify and calculate the correlation figures associated with each delay reasons (% effect of reasons) and</w:t>
      </w:r>
      <w:r w:rsidR="001A4A97" w:rsidRPr="00F42D7C">
        <w:rPr>
          <w:rFonts w:ascii="Times New Roman" w:eastAsiaTheme="minorEastAsia" w:hAnsi="Times New Roman"/>
          <w:i w:val="0"/>
          <w:sz w:val="24"/>
          <w:szCs w:val="24"/>
        </w:rPr>
        <w:t xml:space="preserve"> how each delay reason influence other reasons.</w:t>
      </w:r>
    </w:p>
    <w:p w14:paraId="2BD42A8F" w14:textId="77777777" w:rsidR="001A4A97" w:rsidRPr="00F42D7C" w:rsidRDefault="001A4A97" w:rsidP="000955EF">
      <w:pPr>
        <w:pStyle w:val="BodyText"/>
        <w:jc w:val="both"/>
        <w:rPr>
          <w:rFonts w:ascii="Times New Roman" w:eastAsiaTheme="minorEastAsia" w:hAnsi="Times New Roman"/>
          <w:i w:val="0"/>
          <w:sz w:val="24"/>
          <w:szCs w:val="24"/>
        </w:rPr>
      </w:pPr>
    </w:p>
    <w:p w14:paraId="0571793C" w14:textId="77777777" w:rsidR="004B1BE4" w:rsidRPr="00F42D7C" w:rsidRDefault="004B1BE4" w:rsidP="000955EF">
      <w:pPr>
        <w:pStyle w:val="BodyText"/>
        <w:jc w:val="both"/>
        <w:rPr>
          <w:rFonts w:ascii="Times New Roman" w:hAnsi="Times New Roman"/>
          <w:i w:val="0"/>
          <w:sz w:val="24"/>
          <w:szCs w:val="24"/>
        </w:rPr>
      </w:pPr>
      <w:r w:rsidRPr="00F42D7C">
        <w:rPr>
          <w:rFonts w:ascii="Times New Roman" w:hAnsi="Times New Roman"/>
          <w:b/>
          <w:i w:val="0"/>
          <w:sz w:val="24"/>
          <w:szCs w:val="24"/>
        </w:rPr>
        <w:t xml:space="preserve">Analysis: </w:t>
      </w:r>
      <w:r w:rsidRPr="001A2822">
        <w:rPr>
          <w:rFonts w:ascii="Times New Roman" w:hAnsi="Times New Roman"/>
          <w:i w:val="0"/>
          <w:sz w:val="24"/>
          <w:szCs w:val="24"/>
        </w:rPr>
        <w:t xml:space="preserve">Correlation </w:t>
      </w:r>
      <w:r w:rsidR="001A2822" w:rsidRPr="001A2822">
        <w:rPr>
          <w:rFonts w:ascii="Times New Roman" w:hAnsi="Times New Roman"/>
          <w:i w:val="0"/>
          <w:sz w:val="24"/>
          <w:szCs w:val="24"/>
        </w:rPr>
        <w:t>Matrix</w:t>
      </w:r>
      <w:r w:rsidR="001A2822" w:rsidRPr="00F42D7C">
        <w:rPr>
          <w:rFonts w:ascii="Times New Roman" w:hAnsi="Times New Roman"/>
          <w:i w:val="0"/>
          <w:sz w:val="24"/>
          <w:szCs w:val="24"/>
        </w:rPr>
        <w:t xml:space="preserve"> is</w:t>
      </w:r>
      <w:r w:rsidR="001A4A97" w:rsidRPr="00F42D7C">
        <w:rPr>
          <w:rFonts w:ascii="Times New Roman" w:hAnsi="Times New Roman"/>
          <w:i w:val="0"/>
          <w:sz w:val="24"/>
          <w:szCs w:val="24"/>
        </w:rPr>
        <w:t xml:space="preserve"> </w:t>
      </w:r>
      <w:r w:rsidRPr="00F42D7C">
        <w:rPr>
          <w:rFonts w:ascii="Times New Roman" w:hAnsi="Times New Roman"/>
          <w:i w:val="0"/>
          <w:sz w:val="24"/>
          <w:szCs w:val="24"/>
        </w:rPr>
        <w:t>generated for various dimensions like whether, security, distance etc. over the predicted value of flight delay.</w:t>
      </w:r>
      <w:r w:rsidR="001A4A97" w:rsidRPr="00F42D7C">
        <w:rPr>
          <w:rFonts w:ascii="Times New Roman" w:hAnsi="Times New Roman"/>
          <w:i w:val="0"/>
          <w:sz w:val="24"/>
          <w:szCs w:val="24"/>
        </w:rPr>
        <w:t xml:space="preserve"> All delays have a negative correlation with month, and late aircraft is the most correlated delay type within these reasons.</w:t>
      </w:r>
    </w:p>
    <w:p w14:paraId="6D4498A2" w14:textId="77777777" w:rsidR="001A2822" w:rsidRDefault="001A4A97" w:rsidP="00D869BA">
      <w:pPr>
        <w:pStyle w:val="BodyText"/>
        <w:spacing w:beforeLines="50" w:before="156" w:afterLines="20" w:after="62"/>
        <w:jc w:val="both"/>
        <w:rPr>
          <w:rFonts w:ascii="Times New Roman" w:hAnsi="Times New Roman"/>
          <w:b/>
          <w:i w:val="0"/>
          <w:sz w:val="24"/>
          <w:szCs w:val="24"/>
        </w:rPr>
      </w:pPr>
      <w:r w:rsidRPr="00F42D7C">
        <w:rPr>
          <w:rFonts w:ascii="Times New Roman" w:hAnsi="Times New Roman"/>
          <w:b/>
          <w:i w:val="0"/>
          <w:sz w:val="24"/>
          <w:szCs w:val="24"/>
        </w:rPr>
        <w:t>Pros:</w:t>
      </w:r>
    </w:p>
    <w:p w14:paraId="7BA074A3" w14:textId="77777777" w:rsidR="001A4A97" w:rsidRPr="00F42D7C" w:rsidRDefault="001A4A97" w:rsidP="001A2822">
      <w:pPr>
        <w:pStyle w:val="BodyText"/>
        <w:numPr>
          <w:ilvl w:val="0"/>
          <w:numId w:val="36"/>
        </w:numPr>
        <w:spacing w:beforeLines="50" w:before="156" w:afterLines="20" w:after="62"/>
        <w:jc w:val="both"/>
        <w:rPr>
          <w:rFonts w:ascii="Times New Roman" w:hAnsi="Times New Roman"/>
          <w:b/>
          <w:i w:val="0"/>
          <w:sz w:val="24"/>
          <w:szCs w:val="24"/>
        </w:rPr>
      </w:pPr>
      <w:r w:rsidRPr="00F42D7C">
        <w:rPr>
          <w:rFonts w:ascii="Times New Roman" w:hAnsi="Times New Roman"/>
          <w:i w:val="0"/>
          <w:sz w:val="24"/>
          <w:szCs w:val="24"/>
        </w:rPr>
        <w:t>Provided specific values and colour pattern to show the correlations between reasons;</w:t>
      </w:r>
    </w:p>
    <w:p w14:paraId="55A77FBC" w14:textId="77777777" w:rsidR="001A2822" w:rsidRDefault="001A4A97" w:rsidP="00D869BA">
      <w:pPr>
        <w:pStyle w:val="BodyText"/>
        <w:spacing w:beforeLines="50" w:before="156" w:afterLines="20" w:after="62"/>
        <w:jc w:val="both"/>
        <w:rPr>
          <w:rFonts w:ascii="Times New Roman" w:hAnsi="Times New Roman"/>
          <w:b/>
          <w:i w:val="0"/>
          <w:sz w:val="24"/>
          <w:szCs w:val="24"/>
        </w:rPr>
      </w:pPr>
      <w:r w:rsidRPr="00F42D7C">
        <w:rPr>
          <w:rFonts w:ascii="Times New Roman" w:hAnsi="Times New Roman"/>
          <w:b/>
          <w:i w:val="0"/>
          <w:sz w:val="24"/>
          <w:szCs w:val="24"/>
        </w:rPr>
        <w:t xml:space="preserve">Cons: </w:t>
      </w:r>
    </w:p>
    <w:p w14:paraId="15DC2624" w14:textId="77777777" w:rsidR="004B1BE4" w:rsidRPr="00F42D7C" w:rsidRDefault="001A4A97" w:rsidP="001A2822">
      <w:pPr>
        <w:pStyle w:val="BodyText"/>
        <w:numPr>
          <w:ilvl w:val="0"/>
          <w:numId w:val="36"/>
        </w:numPr>
        <w:spacing w:beforeLines="50" w:before="156" w:afterLines="20" w:after="62"/>
        <w:jc w:val="both"/>
        <w:rPr>
          <w:rFonts w:ascii="Times New Roman" w:hAnsi="Times New Roman"/>
          <w:i w:val="0"/>
          <w:sz w:val="24"/>
          <w:szCs w:val="24"/>
        </w:rPr>
      </w:pPr>
      <w:r w:rsidRPr="00F42D7C">
        <w:rPr>
          <w:rFonts w:ascii="Times New Roman" w:hAnsi="Times New Roman"/>
          <w:i w:val="0"/>
          <w:sz w:val="24"/>
          <w:szCs w:val="24"/>
        </w:rPr>
        <w:t xml:space="preserve">The results of the visualization have </w:t>
      </w:r>
      <w:r w:rsidR="001A2822">
        <w:rPr>
          <w:rFonts w:ascii="Times New Roman" w:hAnsi="Times New Roman"/>
          <w:i w:val="0"/>
          <w:sz w:val="24"/>
          <w:szCs w:val="24"/>
        </w:rPr>
        <w:t>limited value for trip advising</w:t>
      </w:r>
    </w:p>
    <w:p w14:paraId="39AFFA8F"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2F2C24BB"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4B89D92C"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025D5284"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51334A26"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37B0767D"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07BE6C5C"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2F4FBBD2"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20E53C2F"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1542A933" w14:textId="77777777" w:rsidR="00A332E3" w:rsidRPr="00F42D7C" w:rsidRDefault="00A332E3" w:rsidP="00D869BA">
      <w:pPr>
        <w:pStyle w:val="BodyText"/>
        <w:spacing w:beforeLines="50" w:before="156" w:afterLines="20" w:after="62"/>
        <w:jc w:val="both"/>
        <w:rPr>
          <w:rFonts w:ascii="Times New Roman" w:hAnsi="Times New Roman"/>
          <w:i w:val="0"/>
          <w:sz w:val="24"/>
          <w:szCs w:val="24"/>
        </w:rPr>
      </w:pPr>
    </w:p>
    <w:p w14:paraId="3961C000" w14:textId="77777777" w:rsidR="00E27877" w:rsidRPr="00F42D7C" w:rsidRDefault="00E27877" w:rsidP="00D869BA">
      <w:pPr>
        <w:pStyle w:val="Heading1"/>
        <w:numPr>
          <w:ilvl w:val="0"/>
          <w:numId w:val="23"/>
        </w:numPr>
        <w:spacing w:before="120" w:afterLines="50" w:after="156"/>
        <w:ind w:left="357" w:hanging="357"/>
        <w:rPr>
          <w:rFonts w:ascii="Times New Roman" w:hAnsi="Times New Roman" w:cs="Times New Roman"/>
          <w:sz w:val="32"/>
          <w:szCs w:val="32"/>
        </w:rPr>
      </w:pPr>
      <w:bookmarkStart w:id="100" w:name="_Toc493955589"/>
      <w:bookmarkStart w:id="101" w:name="_Toc497261730"/>
      <w:r w:rsidRPr="00F42D7C">
        <w:rPr>
          <w:rFonts w:ascii="Times New Roman" w:hAnsi="Times New Roman" w:cs="Times New Roman"/>
          <w:sz w:val="32"/>
          <w:szCs w:val="32"/>
        </w:rPr>
        <w:lastRenderedPageBreak/>
        <w:t>Implementation</w:t>
      </w:r>
      <w:bookmarkEnd w:id="100"/>
      <w:bookmarkEnd w:id="101"/>
    </w:p>
    <w:p w14:paraId="760F9BDC" w14:textId="77777777" w:rsidR="002D7711" w:rsidRPr="00F42D7C" w:rsidRDefault="00E40D38" w:rsidP="00E27877">
      <w:pPr>
        <w:spacing w:line="360" w:lineRule="exact"/>
        <w:rPr>
          <w:rFonts w:ascii="Times New Roman" w:hAnsi="Times New Roman" w:cs="Times New Roman"/>
          <w:b/>
          <w:sz w:val="24"/>
        </w:rPr>
      </w:pPr>
      <w:r w:rsidRPr="00F42D7C">
        <w:rPr>
          <w:rFonts w:ascii="Times New Roman" w:hAnsi="Times New Roman" w:cs="Times New Roman"/>
          <w:sz w:val="24"/>
        </w:rPr>
        <w:t>The whole project implemented by the following steps:</w:t>
      </w:r>
    </w:p>
    <w:p w14:paraId="4FDB3B49" w14:textId="77777777" w:rsidR="00E27877" w:rsidRPr="00F42D7C" w:rsidRDefault="00E27877" w:rsidP="00D869BA">
      <w:pPr>
        <w:spacing w:beforeLines="50" w:before="156" w:afterLines="20" w:after="62" w:line="360" w:lineRule="exact"/>
        <w:rPr>
          <w:rFonts w:ascii="Times New Roman" w:hAnsi="Times New Roman" w:cs="Times New Roman"/>
          <w:b/>
          <w:sz w:val="24"/>
        </w:rPr>
      </w:pPr>
      <w:r w:rsidRPr="00F42D7C">
        <w:rPr>
          <w:rFonts w:ascii="Times New Roman" w:hAnsi="Times New Roman" w:cs="Times New Roman"/>
          <w:b/>
          <w:sz w:val="24"/>
        </w:rPr>
        <w:t>Step 1. Extract &amp; Load of data</w:t>
      </w:r>
    </w:p>
    <w:p w14:paraId="287E3CCF" w14:textId="77777777" w:rsidR="002D7711" w:rsidRPr="00F42D7C" w:rsidRDefault="00E27877" w:rsidP="00911D5D">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Download all data files from websites and put it </w:t>
      </w:r>
      <w:r w:rsidR="005073AF" w:rsidRPr="00F42D7C">
        <w:rPr>
          <w:rFonts w:ascii="Times New Roman" w:hAnsi="Times New Roman" w:cs="Times New Roman"/>
          <w:sz w:val="24"/>
        </w:rPr>
        <w:t xml:space="preserve">in </w:t>
      </w:r>
      <w:r w:rsidRPr="00F42D7C">
        <w:rPr>
          <w:rFonts w:ascii="Times New Roman" w:hAnsi="Times New Roman" w:cs="Times New Roman"/>
          <w:sz w:val="24"/>
        </w:rPr>
        <w:t>local drive</w:t>
      </w:r>
      <w:r w:rsidR="005073AF" w:rsidRPr="00F42D7C">
        <w:rPr>
          <w:rFonts w:ascii="Times New Roman" w:hAnsi="Times New Roman" w:cs="Times New Roman"/>
          <w:sz w:val="24"/>
        </w:rPr>
        <w:t>.</w:t>
      </w:r>
    </w:p>
    <w:p w14:paraId="0DEF8A26" w14:textId="77777777" w:rsidR="002D7711" w:rsidRPr="00F42D7C" w:rsidRDefault="005073AF" w:rsidP="00911D5D">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Use Postg</w:t>
      </w:r>
      <w:r w:rsidR="00E27877" w:rsidRPr="00F42D7C">
        <w:rPr>
          <w:rFonts w:ascii="Times New Roman" w:hAnsi="Times New Roman" w:cs="Times New Roman"/>
          <w:sz w:val="24"/>
        </w:rPr>
        <w:t>reSQL utility to import data into database</w:t>
      </w:r>
      <w:r w:rsidRPr="00F42D7C">
        <w:rPr>
          <w:rFonts w:ascii="Times New Roman" w:hAnsi="Times New Roman" w:cs="Times New Roman"/>
          <w:sz w:val="24"/>
        </w:rPr>
        <w:t>.</w:t>
      </w:r>
    </w:p>
    <w:p w14:paraId="39938914" w14:textId="77777777" w:rsidR="002D7711" w:rsidRPr="00F42D7C" w:rsidRDefault="00E27877" w:rsidP="00911D5D">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Load all 21 years of flight delay data into Ontime table</w:t>
      </w:r>
      <w:r w:rsidR="005073AF" w:rsidRPr="00F42D7C">
        <w:rPr>
          <w:rFonts w:ascii="Times New Roman" w:hAnsi="Times New Roman" w:cs="Times New Roman"/>
          <w:sz w:val="24"/>
        </w:rPr>
        <w:t>.</w:t>
      </w:r>
    </w:p>
    <w:p w14:paraId="6BFEA3B9" w14:textId="77777777" w:rsidR="002D7711" w:rsidRPr="00F42D7C" w:rsidRDefault="00E27877" w:rsidP="00911D5D">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Load airport data into </w:t>
      </w:r>
      <w:r w:rsidR="005073AF" w:rsidRPr="00F42D7C">
        <w:rPr>
          <w:rFonts w:ascii="Times New Roman" w:hAnsi="Times New Roman" w:cs="Times New Roman"/>
          <w:sz w:val="24"/>
        </w:rPr>
        <w:t>Airport table and carrier data into carrier</w:t>
      </w:r>
      <w:r w:rsidRPr="00F42D7C">
        <w:rPr>
          <w:rFonts w:ascii="Times New Roman" w:hAnsi="Times New Roman" w:cs="Times New Roman"/>
          <w:sz w:val="24"/>
        </w:rPr>
        <w:t xml:space="preserve"> table</w:t>
      </w:r>
      <w:r w:rsidR="005073AF" w:rsidRPr="00F42D7C">
        <w:rPr>
          <w:rFonts w:ascii="Times New Roman" w:hAnsi="Times New Roman" w:cs="Times New Roman"/>
          <w:sz w:val="24"/>
        </w:rPr>
        <w:t>.</w:t>
      </w:r>
    </w:p>
    <w:p w14:paraId="22DBD9C8" w14:textId="77777777" w:rsidR="006245AC" w:rsidRPr="00F42D7C" w:rsidRDefault="00E27877" w:rsidP="00E40D38">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Check errors and remediate error while loading data</w:t>
      </w:r>
      <w:r w:rsidR="005073AF" w:rsidRPr="00F42D7C">
        <w:rPr>
          <w:rFonts w:ascii="Times New Roman" w:hAnsi="Times New Roman" w:cs="Times New Roman"/>
          <w:sz w:val="24"/>
        </w:rPr>
        <w:t>.</w:t>
      </w:r>
    </w:p>
    <w:p w14:paraId="673EA4F2" w14:textId="77777777" w:rsidR="00E27877" w:rsidRPr="00F42D7C" w:rsidRDefault="00E27877" w:rsidP="00D869BA">
      <w:pPr>
        <w:spacing w:beforeLines="50" w:before="156" w:afterLines="20" w:after="62" w:line="360" w:lineRule="exact"/>
        <w:rPr>
          <w:rFonts w:ascii="Times New Roman" w:hAnsi="Times New Roman" w:cs="Times New Roman"/>
          <w:b/>
          <w:sz w:val="24"/>
        </w:rPr>
      </w:pPr>
      <w:r w:rsidRPr="00F42D7C">
        <w:rPr>
          <w:rFonts w:ascii="Times New Roman" w:hAnsi="Times New Roman" w:cs="Times New Roman"/>
          <w:b/>
          <w:sz w:val="24"/>
        </w:rPr>
        <w:t>Step 2. Cleanse data &amp; Create Indexes</w:t>
      </w:r>
    </w:p>
    <w:p w14:paraId="694AC934" w14:textId="77777777" w:rsidR="002D7711" w:rsidRPr="00F42D7C" w:rsidRDefault="005073AF" w:rsidP="00911D5D">
      <w:pPr>
        <w:pStyle w:val="ListParagraph"/>
        <w:numPr>
          <w:ilvl w:val="0"/>
          <w:numId w:val="2"/>
        </w:numPr>
        <w:spacing w:line="360" w:lineRule="exact"/>
        <w:ind w:firstLineChars="0"/>
        <w:rPr>
          <w:rFonts w:ascii="Times New Roman" w:hAnsi="Times New Roman" w:cs="Times New Roman"/>
          <w:sz w:val="24"/>
        </w:rPr>
      </w:pPr>
      <w:r w:rsidRPr="00F42D7C">
        <w:rPr>
          <w:rFonts w:ascii="Times New Roman" w:hAnsi="Times New Roman" w:cs="Times New Roman"/>
          <w:sz w:val="24"/>
        </w:rPr>
        <w:t>Verify data has been</w:t>
      </w:r>
      <w:r w:rsidR="00E27877" w:rsidRPr="00F42D7C">
        <w:rPr>
          <w:rFonts w:ascii="Times New Roman" w:hAnsi="Times New Roman" w:cs="Times New Roman"/>
          <w:sz w:val="24"/>
        </w:rPr>
        <w:t xml:space="preserve"> completely loaded and</w:t>
      </w:r>
      <w:r w:rsidR="006245AC" w:rsidRPr="00F42D7C">
        <w:rPr>
          <w:rFonts w:ascii="Times New Roman" w:hAnsi="Times New Roman" w:cs="Times New Roman"/>
          <w:sz w:val="24"/>
        </w:rPr>
        <w:t xml:space="preserve"> no errors</w:t>
      </w:r>
      <w:r w:rsidRPr="00F42D7C">
        <w:rPr>
          <w:rFonts w:ascii="Times New Roman" w:hAnsi="Times New Roman" w:cs="Times New Roman"/>
          <w:sz w:val="24"/>
        </w:rPr>
        <w:t>.</w:t>
      </w:r>
    </w:p>
    <w:p w14:paraId="7515C24E" w14:textId="77777777" w:rsidR="002D7711" w:rsidRPr="00F42D7C" w:rsidRDefault="00E27877" w:rsidP="00911D5D">
      <w:pPr>
        <w:pStyle w:val="ListParagraph"/>
        <w:numPr>
          <w:ilvl w:val="0"/>
          <w:numId w:val="2"/>
        </w:numPr>
        <w:spacing w:line="360" w:lineRule="exact"/>
        <w:ind w:firstLineChars="0"/>
        <w:rPr>
          <w:rFonts w:ascii="Times New Roman" w:hAnsi="Times New Roman" w:cs="Times New Roman"/>
          <w:sz w:val="24"/>
        </w:rPr>
      </w:pPr>
      <w:r w:rsidRPr="00F42D7C">
        <w:rPr>
          <w:rFonts w:ascii="Times New Roman" w:hAnsi="Times New Roman" w:cs="Times New Roman"/>
          <w:sz w:val="24"/>
        </w:rPr>
        <w:t>Correct data type for all columns</w:t>
      </w:r>
      <w:r w:rsidR="005073AF" w:rsidRPr="00F42D7C">
        <w:rPr>
          <w:rFonts w:ascii="Times New Roman" w:hAnsi="Times New Roman" w:cs="Times New Roman"/>
          <w:sz w:val="24"/>
        </w:rPr>
        <w:t>.</w:t>
      </w:r>
    </w:p>
    <w:p w14:paraId="5ECC122F" w14:textId="77777777" w:rsidR="00E27877" w:rsidRPr="00F42D7C" w:rsidRDefault="006245AC" w:rsidP="00E27877">
      <w:pPr>
        <w:pStyle w:val="ListParagraph"/>
        <w:numPr>
          <w:ilvl w:val="0"/>
          <w:numId w:val="2"/>
        </w:numPr>
        <w:spacing w:line="360" w:lineRule="exact"/>
        <w:ind w:firstLineChars="0"/>
        <w:rPr>
          <w:rFonts w:ascii="Times New Roman" w:hAnsi="Times New Roman" w:cs="Times New Roman"/>
          <w:sz w:val="24"/>
        </w:rPr>
      </w:pPr>
      <w:r w:rsidRPr="00F42D7C">
        <w:rPr>
          <w:rFonts w:ascii="Times New Roman" w:hAnsi="Times New Roman" w:cs="Times New Roman"/>
          <w:sz w:val="24"/>
        </w:rPr>
        <w:t>Create indexes for all</w:t>
      </w:r>
      <w:r w:rsidR="00E27877" w:rsidRPr="00F42D7C">
        <w:rPr>
          <w:rFonts w:ascii="Times New Roman" w:hAnsi="Times New Roman" w:cs="Times New Roman"/>
          <w:sz w:val="24"/>
        </w:rPr>
        <w:t xml:space="preserve"> important columns</w:t>
      </w:r>
      <w:r w:rsidRPr="00F42D7C">
        <w:rPr>
          <w:rFonts w:ascii="Times New Roman" w:hAnsi="Times New Roman" w:cs="Times New Roman"/>
          <w:sz w:val="24"/>
        </w:rPr>
        <w:t xml:space="preserve"> and combinations to allow fast retrieval of information (query performance)</w:t>
      </w:r>
      <w:r w:rsidR="005073AF" w:rsidRPr="00F42D7C">
        <w:rPr>
          <w:rFonts w:ascii="Times New Roman" w:hAnsi="Times New Roman" w:cs="Times New Roman"/>
          <w:sz w:val="24"/>
        </w:rPr>
        <w:t>.</w:t>
      </w:r>
    </w:p>
    <w:p w14:paraId="55E28BFC" w14:textId="77777777" w:rsidR="00E27877" w:rsidRPr="00F42D7C" w:rsidRDefault="00E27877" w:rsidP="00D869BA">
      <w:pPr>
        <w:spacing w:beforeLines="50" w:before="156" w:afterLines="20" w:after="62" w:line="360" w:lineRule="exact"/>
        <w:rPr>
          <w:rFonts w:ascii="Times New Roman" w:hAnsi="Times New Roman" w:cs="Times New Roman"/>
          <w:sz w:val="24"/>
        </w:rPr>
      </w:pPr>
      <w:r w:rsidRPr="00F42D7C">
        <w:rPr>
          <w:rFonts w:ascii="Times New Roman" w:hAnsi="Times New Roman" w:cs="Times New Roman"/>
          <w:b/>
          <w:sz w:val="24"/>
        </w:rPr>
        <w:t>Step 3. D</w:t>
      </w:r>
      <w:r w:rsidR="005073AF" w:rsidRPr="00F42D7C">
        <w:rPr>
          <w:rFonts w:ascii="Times New Roman" w:hAnsi="Times New Roman" w:cs="Times New Roman"/>
          <w:b/>
          <w:sz w:val="24"/>
        </w:rPr>
        <w:t>evelop &amp; test queries for each v</w:t>
      </w:r>
      <w:r w:rsidRPr="00F42D7C">
        <w:rPr>
          <w:rFonts w:ascii="Times New Roman" w:hAnsi="Times New Roman" w:cs="Times New Roman"/>
          <w:b/>
          <w:sz w:val="24"/>
        </w:rPr>
        <w:t xml:space="preserve">isualisation </w:t>
      </w:r>
    </w:p>
    <w:p w14:paraId="6F212680" w14:textId="77777777" w:rsidR="00E27877" w:rsidRPr="00F42D7C" w:rsidRDefault="005073AF" w:rsidP="00911D5D">
      <w:pPr>
        <w:pStyle w:val="ListParagraph"/>
        <w:numPr>
          <w:ilvl w:val="0"/>
          <w:numId w:val="3"/>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Develop queries </w:t>
      </w:r>
      <w:r w:rsidR="00025F32" w:rsidRPr="00F42D7C">
        <w:rPr>
          <w:rFonts w:ascii="Times New Roman" w:hAnsi="Times New Roman" w:cs="Times New Roman"/>
          <w:sz w:val="24"/>
        </w:rPr>
        <w:t xml:space="preserve">required </w:t>
      </w:r>
      <w:r w:rsidRPr="00F42D7C">
        <w:rPr>
          <w:rFonts w:ascii="Times New Roman" w:hAnsi="Times New Roman" w:cs="Times New Roman"/>
          <w:sz w:val="24"/>
        </w:rPr>
        <w:t>for each visualisation.</w:t>
      </w:r>
    </w:p>
    <w:tbl>
      <w:tblPr>
        <w:tblW w:w="0" w:type="auto"/>
        <w:tblInd w:w="233" w:type="dxa"/>
        <w:shd w:val="clear" w:color="auto" w:fill="FFFFFF"/>
        <w:tblCellMar>
          <w:top w:w="15" w:type="dxa"/>
          <w:left w:w="15" w:type="dxa"/>
          <w:bottom w:w="15" w:type="dxa"/>
          <w:right w:w="15" w:type="dxa"/>
        </w:tblCellMar>
        <w:tblLook w:val="04A0" w:firstRow="1" w:lastRow="0" w:firstColumn="1" w:lastColumn="0" w:noHBand="0" w:noVBand="1"/>
      </w:tblPr>
      <w:tblGrid>
        <w:gridCol w:w="2552"/>
      </w:tblGrid>
      <w:tr w:rsidR="002D7711" w:rsidRPr="00F42D7C" w14:paraId="4CC7C4EB" w14:textId="77777777" w:rsidTr="002D7711">
        <w:tc>
          <w:tcPr>
            <w:tcW w:w="2552" w:type="dxa"/>
            <w:shd w:val="clear" w:color="auto" w:fill="FFFFFF"/>
            <w:noWrap/>
            <w:tcMar>
              <w:top w:w="0" w:type="dxa"/>
              <w:left w:w="91" w:type="dxa"/>
              <w:bottom w:w="0" w:type="dxa"/>
              <w:right w:w="91" w:type="dxa"/>
            </w:tcMar>
            <w:hideMark/>
          </w:tcPr>
          <w:p w14:paraId="65CEE22D" w14:textId="77777777" w:rsidR="002D7711" w:rsidRPr="00F42D7C" w:rsidRDefault="002D7711" w:rsidP="00E27877">
            <w:pPr>
              <w:spacing w:line="360" w:lineRule="exact"/>
              <w:rPr>
                <w:rFonts w:ascii="Times New Roman" w:hAnsi="Times New Roman" w:cs="Times New Roman"/>
                <w:sz w:val="24"/>
              </w:rPr>
            </w:pPr>
          </w:p>
        </w:tc>
      </w:tr>
      <w:tr w:rsidR="002D7711" w:rsidRPr="00F42D7C" w14:paraId="1FC04D3B" w14:textId="77777777" w:rsidTr="002D7711">
        <w:tc>
          <w:tcPr>
            <w:tcW w:w="2552" w:type="dxa"/>
            <w:shd w:val="clear" w:color="auto" w:fill="FFFFFF"/>
            <w:noWrap/>
            <w:tcMar>
              <w:top w:w="0" w:type="dxa"/>
              <w:left w:w="91" w:type="dxa"/>
              <w:bottom w:w="0" w:type="dxa"/>
              <w:right w:w="91" w:type="dxa"/>
            </w:tcMar>
            <w:hideMark/>
          </w:tcPr>
          <w:p w14:paraId="26DA4CC8" w14:textId="77777777" w:rsidR="002D7711" w:rsidRPr="00F42D7C" w:rsidRDefault="002D7711" w:rsidP="00E27877">
            <w:pPr>
              <w:spacing w:line="360" w:lineRule="exact"/>
              <w:rPr>
                <w:rFonts w:ascii="Times New Roman" w:hAnsi="Times New Roman" w:cs="Times New Roman"/>
                <w:sz w:val="24"/>
              </w:rPr>
            </w:pPr>
          </w:p>
        </w:tc>
      </w:tr>
      <w:tr w:rsidR="002D7711" w:rsidRPr="00F42D7C" w14:paraId="7F206A21" w14:textId="77777777" w:rsidTr="002D7711">
        <w:tc>
          <w:tcPr>
            <w:tcW w:w="2552" w:type="dxa"/>
            <w:shd w:val="clear" w:color="auto" w:fill="FFFFFF"/>
            <w:noWrap/>
            <w:tcMar>
              <w:top w:w="0" w:type="dxa"/>
              <w:left w:w="91" w:type="dxa"/>
              <w:bottom w:w="0" w:type="dxa"/>
              <w:right w:w="91" w:type="dxa"/>
            </w:tcMar>
            <w:hideMark/>
          </w:tcPr>
          <w:p w14:paraId="2F5F893B" w14:textId="77777777" w:rsidR="002D7711" w:rsidRPr="00F42D7C" w:rsidRDefault="002D7711" w:rsidP="00E27877">
            <w:pPr>
              <w:spacing w:line="360" w:lineRule="exact"/>
              <w:rPr>
                <w:rFonts w:ascii="Times New Roman" w:hAnsi="Times New Roman" w:cs="Times New Roman"/>
                <w:sz w:val="24"/>
              </w:rPr>
            </w:pPr>
          </w:p>
        </w:tc>
      </w:tr>
      <w:tr w:rsidR="002D7711" w:rsidRPr="00F42D7C" w14:paraId="714E158B" w14:textId="77777777" w:rsidTr="002D7711">
        <w:tc>
          <w:tcPr>
            <w:tcW w:w="2552" w:type="dxa"/>
            <w:shd w:val="clear" w:color="auto" w:fill="FFFFFF"/>
            <w:noWrap/>
            <w:tcMar>
              <w:top w:w="0" w:type="dxa"/>
              <w:left w:w="91" w:type="dxa"/>
              <w:bottom w:w="0" w:type="dxa"/>
              <w:right w:w="91" w:type="dxa"/>
            </w:tcMar>
            <w:hideMark/>
          </w:tcPr>
          <w:p w14:paraId="1994820E" w14:textId="77777777" w:rsidR="002D7711" w:rsidRPr="00F42D7C" w:rsidRDefault="002D7711" w:rsidP="00E27877">
            <w:pPr>
              <w:spacing w:line="360" w:lineRule="exact"/>
              <w:rPr>
                <w:rFonts w:ascii="Times New Roman" w:hAnsi="Times New Roman" w:cs="Times New Roman"/>
                <w:sz w:val="24"/>
              </w:rPr>
            </w:pPr>
          </w:p>
        </w:tc>
      </w:tr>
      <w:tr w:rsidR="002D7711" w:rsidRPr="00F42D7C" w14:paraId="4362BE38" w14:textId="77777777" w:rsidTr="002D7711">
        <w:tc>
          <w:tcPr>
            <w:tcW w:w="2552" w:type="dxa"/>
            <w:shd w:val="clear" w:color="auto" w:fill="FFFFFF"/>
            <w:noWrap/>
            <w:tcMar>
              <w:top w:w="0" w:type="dxa"/>
              <w:left w:w="91" w:type="dxa"/>
              <w:bottom w:w="0" w:type="dxa"/>
              <w:right w:w="91" w:type="dxa"/>
            </w:tcMar>
            <w:hideMark/>
          </w:tcPr>
          <w:p w14:paraId="5B9D7A1E" w14:textId="77777777" w:rsidR="002D7711" w:rsidRPr="00F42D7C" w:rsidRDefault="002D7711" w:rsidP="00E27877">
            <w:pPr>
              <w:spacing w:line="360" w:lineRule="exact"/>
              <w:rPr>
                <w:rFonts w:ascii="Times New Roman" w:hAnsi="Times New Roman" w:cs="Times New Roman"/>
                <w:sz w:val="24"/>
              </w:rPr>
            </w:pPr>
          </w:p>
        </w:tc>
      </w:tr>
    </w:tbl>
    <w:p w14:paraId="3E2844B5" w14:textId="77777777" w:rsidR="002D7711" w:rsidRPr="00F42D7C" w:rsidRDefault="00E27877" w:rsidP="00911D5D">
      <w:pPr>
        <w:pStyle w:val="ListParagraph"/>
        <w:numPr>
          <w:ilvl w:val="0"/>
          <w:numId w:val="3"/>
        </w:numPr>
        <w:spacing w:line="360" w:lineRule="exact"/>
        <w:ind w:firstLineChars="0"/>
        <w:rPr>
          <w:rFonts w:ascii="Times New Roman" w:hAnsi="Times New Roman" w:cs="Times New Roman"/>
          <w:sz w:val="24"/>
        </w:rPr>
      </w:pPr>
      <w:r w:rsidRPr="00F42D7C">
        <w:rPr>
          <w:rFonts w:ascii="Times New Roman" w:hAnsi="Times New Roman" w:cs="Times New Roman"/>
          <w:sz w:val="24"/>
        </w:rPr>
        <w:t>Get additional calculated</w:t>
      </w:r>
      <w:r w:rsidR="00025F32" w:rsidRPr="00F42D7C">
        <w:rPr>
          <w:rFonts w:ascii="Times New Roman" w:hAnsi="Times New Roman" w:cs="Times New Roman"/>
          <w:sz w:val="24"/>
        </w:rPr>
        <w:t xml:space="preserve">/transformed </w:t>
      </w:r>
      <w:r w:rsidR="00660271" w:rsidRPr="00F42D7C">
        <w:rPr>
          <w:rFonts w:ascii="Times New Roman" w:hAnsi="Times New Roman" w:cs="Times New Roman"/>
          <w:sz w:val="24"/>
        </w:rPr>
        <w:t>data (</w:t>
      </w:r>
      <w:r w:rsidRPr="00F42D7C">
        <w:rPr>
          <w:rFonts w:ascii="Times New Roman" w:hAnsi="Times New Roman" w:cs="Times New Roman"/>
          <w:sz w:val="24"/>
        </w:rPr>
        <w:t>e.g. % delay, performance percentage etc</w:t>
      </w:r>
      <w:r w:rsidR="00025F32" w:rsidRPr="00F42D7C">
        <w:rPr>
          <w:rFonts w:ascii="Times New Roman" w:hAnsi="Times New Roman" w:cs="Times New Roman"/>
          <w:sz w:val="24"/>
        </w:rPr>
        <w:t>.</w:t>
      </w:r>
      <w:r w:rsidR="005073AF" w:rsidRPr="00F42D7C">
        <w:rPr>
          <w:rFonts w:ascii="Times New Roman" w:hAnsi="Times New Roman" w:cs="Times New Roman"/>
          <w:sz w:val="24"/>
        </w:rPr>
        <w:t>)</w:t>
      </w:r>
    </w:p>
    <w:p w14:paraId="29E0AFD8" w14:textId="77777777" w:rsidR="002D7711" w:rsidRPr="00F42D7C" w:rsidRDefault="00E27877" w:rsidP="00911D5D">
      <w:pPr>
        <w:pStyle w:val="ListParagraph"/>
        <w:numPr>
          <w:ilvl w:val="0"/>
          <w:numId w:val="3"/>
        </w:numPr>
        <w:spacing w:line="360" w:lineRule="exact"/>
        <w:ind w:firstLineChars="0"/>
        <w:rPr>
          <w:rFonts w:ascii="Times New Roman" w:hAnsi="Times New Roman" w:cs="Times New Roman"/>
          <w:sz w:val="24"/>
        </w:rPr>
      </w:pPr>
      <w:r w:rsidRPr="00F42D7C">
        <w:rPr>
          <w:rFonts w:ascii="Times New Roman" w:hAnsi="Times New Roman" w:cs="Times New Roman"/>
          <w:sz w:val="24"/>
        </w:rPr>
        <w:t>Test and refine queries to get correct output</w:t>
      </w:r>
      <w:r w:rsidR="005073AF" w:rsidRPr="00F42D7C">
        <w:rPr>
          <w:rFonts w:ascii="Times New Roman" w:hAnsi="Times New Roman" w:cs="Times New Roman"/>
          <w:sz w:val="24"/>
        </w:rPr>
        <w:t>s</w:t>
      </w:r>
    </w:p>
    <w:p w14:paraId="2BC6AE03" w14:textId="77777777" w:rsidR="00091CC7" w:rsidRPr="00F42D7C" w:rsidRDefault="00E27877" w:rsidP="00E40D38">
      <w:pPr>
        <w:pStyle w:val="ListParagraph"/>
        <w:numPr>
          <w:ilvl w:val="0"/>
          <w:numId w:val="3"/>
        </w:numPr>
        <w:spacing w:line="360" w:lineRule="exact"/>
        <w:ind w:firstLineChars="0"/>
        <w:rPr>
          <w:rFonts w:ascii="Times New Roman" w:hAnsi="Times New Roman" w:cs="Times New Roman"/>
          <w:sz w:val="24"/>
        </w:rPr>
      </w:pPr>
      <w:r w:rsidRPr="00F42D7C">
        <w:rPr>
          <w:rFonts w:ascii="Times New Roman" w:hAnsi="Times New Roman" w:cs="Times New Roman"/>
          <w:sz w:val="24"/>
        </w:rPr>
        <w:t>Download query result</w:t>
      </w:r>
      <w:r w:rsidR="005073AF" w:rsidRPr="00F42D7C">
        <w:rPr>
          <w:rFonts w:ascii="Times New Roman" w:hAnsi="Times New Roman" w:cs="Times New Roman"/>
          <w:sz w:val="24"/>
        </w:rPr>
        <w:t>s</w:t>
      </w:r>
      <w:r w:rsidRPr="00F42D7C">
        <w:rPr>
          <w:rFonts w:ascii="Times New Roman" w:hAnsi="Times New Roman" w:cs="Times New Roman"/>
          <w:sz w:val="24"/>
        </w:rPr>
        <w:t xml:space="preserve"> in csv</w:t>
      </w:r>
      <w:r w:rsidR="00025F32" w:rsidRPr="00F42D7C">
        <w:rPr>
          <w:rFonts w:ascii="Times New Roman" w:hAnsi="Times New Roman" w:cs="Times New Roman"/>
          <w:sz w:val="24"/>
        </w:rPr>
        <w:t>, excel, graphml formats for easy port and load in visualisation tools.</w:t>
      </w:r>
    </w:p>
    <w:p w14:paraId="000E79F1" w14:textId="77777777" w:rsidR="00E27877" w:rsidRPr="00F42D7C" w:rsidRDefault="00E27877" w:rsidP="00D869BA">
      <w:pPr>
        <w:spacing w:beforeLines="50" w:before="156" w:afterLines="20" w:after="62" w:line="360" w:lineRule="exact"/>
        <w:rPr>
          <w:rFonts w:ascii="Times New Roman" w:hAnsi="Times New Roman" w:cs="Times New Roman"/>
          <w:b/>
          <w:sz w:val="24"/>
        </w:rPr>
      </w:pPr>
      <w:r w:rsidRPr="00F42D7C">
        <w:rPr>
          <w:rFonts w:ascii="Times New Roman" w:hAnsi="Times New Roman" w:cs="Times New Roman"/>
          <w:b/>
          <w:sz w:val="24"/>
        </w:rPr>
        <w:t>Step 4. Develop code or use software</w:t>
      </w:r>
      <w:r w:rsidR="00226731" w:rsidRPr="00F42D7C">
        <w:rPr>
          <w:rFonts w:ascii="Times New Roman" w:hAnsi="Times New Roman" w:cs="Times New Roman"/>
          <w:b/>
          <w:sz w:val="24"/>
        </w:rPr>
        <w:t xml:space="preserve"> tools</w:t>
      </w:r>
      <w:r w:rsidRPr="00F42D7C">
        <w:rPr>
          <w:rFonts w:ascii="Times New Roman" w:hAnsi="Times New Roman" w:cs="Times New Roman"/>
          <w:b/>
          <w:sz w:val="24"/>
        </w:rPr>
        <w:t xml:space="preserve"> to visualise &amp; perform testing </w:t>
      </w:r>
    </w:p>
    <w:p w14:paraId="4668C5A7" w14:textId="77777777"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Carry out network analysis in </w:t>
      </w:r>
      <w:r w:rsidR="00660271" w:rsidRPr="00F42D7C">
        <w:rPr>
          <w:rFonts w:ascii="Times New Roman" w:hAnsi="Times New Roman" w:cs="Times New Roman"/>
          <w:sz w:val="24"/>
        </w:rPr>
        <w:t>NetworkX (</w:t>
      </w:r>
      <w:r w:rsidRPr="00F42D7C">
        <w:rPr>
          <w:rFonts w:ascii="Times New Roman" w:hAnsi="Times New Roman" w:cs="Times New Roman"/>
          <w:sz w:val="24"/>
        </w:rPr>
        <w:t>e.g. centrality calculations</w:t>
      </w:r>
      <w:r w:rsidR="005073AF" w:rsidRPr="00F42D7C">
        <w:rPr>
          <w:rFonts w:ascii="Times New Roman" w:hAnsi="Times New Roman" w:cs="Times New Roman"/>
          <w:sz w:val="24"/>
        </w:rPr>
        <w:t>)</w:t>
      </w:r>
      <w:r w:rsidR="009D7D4C" w:rsidRPr="00F42D7C">
        <w:rPr>
          <w:rFonts w:ascii="Times New Roman" w:hAnsi="Times New Roman" w:cs="Times New Roman"/>
          <w:sz w:val="24"/>
        </w:rPr>
        <w:t xml:space="preserve"> where applicable.</w:t>
      </w:r>
    </w:p>
    <w:p w14:paraId="3C736CDD" w14:textId="77777777"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Develop code or use tool(s) to generate visualisation</w:t>
      </w:r>
      <w:r w:rsidR="005073AF" w:rsidRPr="00F42D7C">
        <w:rPr>
          <w:rFonts w:ascii="Times New Roman" w:hAnsi="Times New Roman" w:cs="Times New Roman"/>
          <w:sz w:val="24"/>
        </w:rPr>
        <w:t>s</w:t>
      </w:r>
      <w:r w:rsidR="00226731" w:rsidRPr="00F42D7C">
        <w:rPr>
          <w:rFonts w:ascii="Times New Roman" w:hAnsi="Times New Roman" w:cs="Times New Roman"/>
          <w:sz w:val="24"/>
        </w:rPr>
        <w:t xml:space="preserve"> (e.g. JavaScript for D3)</w:t>
      </w:r>
      <w:r w:rsidR="005073AF" w:rsidRPr="00F42D7C">
        <w:rPr>
          <w:rFonts w:ascii="Times New Roman" w:hAnsi="Times New Roman" w:cs="Times New Roman"/>
          <w:sz w:val="24"/>
        </w:rPr>
        <w:t>.</w:t>
      </w:r>
    </w:p>
    <w:p w14:paraId="33242F8E" w14:textId="77777777" w:rsidR="009D7D4C" w:rsidRPr="00F42D7C" w:rsidRDefault="009D7D4C"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Generate an overview of the visualisation of complete data </w:t>
      </w:r>
    </w:p>
    <w:p w14:paraId="0E412930" w14:textId="77777777" w:rsidR="009D7D4C" w:rsidRPr="00F42D7C" w:rsidRDefault="009D7D4C"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Reduce, refine and iterate through visualisations until satisfactory results are produced. </w:t>
      </w:r>
    </w:p>
    <w:p w14:paraId="74D5DEAA" w14:textId="77777777"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Write code or use tool options to </w:t>
      </w:r>
      <w:r w:rsidR="00E40D38" w:rsidRPr="00F42D7C">
        <w:rPr>
          <w:rFonts w:ascii="Times New Roman" w:hAnsi="Times New Roman" w:cs="Times New Roman"/>
          <w:sz w:val="24"/>
        </w:rPr>
        <w:t>scale colour</w:t>
      </w:r>
      <w:r w:rsidRPr="00F42D7C">
        <w:rPr>
          <w:rFonts w:ascii="Times New Roman" w:hAnsi="Times New Roman" w:cs="Times New Roman"/>
          <w:sz w:val="24"/>
        </w:rPr>
        <w:t>, size, text, resolution and layout of visualisation</w:t>
      </w:r>
      <w:r w:rsidR="005073AF" w:rsidRPr="00F42D7C">
        <w:rPr>
          <w:rFonts w:ascii="Times New Roman" w:hAnsi="Times New Roman" w:cs="Times New Roman"/>
          <w:sz w:val="24"/>
        </w:rPr>
        <w:t>s.</w:t>
      </w:r>
    </w:p>
    <w:p w14:paraId="4BCC23DB" w14:textId="77777777"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Debug and QA code </w:t>
      </w:r>
    </w:p>
    <w:p w14:paraId="71886B63" w14:textId="77777777"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QA visualisation</w:t>
      </w:r>
      <w:r w:rsidR="005073AF" w:rsidRPr="00F42D7C">
        <w:rPr>
          <w:rFonts w:ascii="Times New Roman" w:hAnsi="Times New Roman" w:cs="Times New Roman"/>
          <w:sz w:val="24"/>
        </w:rPr>
        <w:t>s.</w:t>
      </w:r>
    </w:p>
    <w:p w14:paraId="198CA536" w14:textId="77777777" w:rsidR="00091CC7" w:rsidRPr="00F42D7C" w:rsidRDefault="00E27877" w:rsidP="00E27877">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Refine </w:t>
      </w:r>
      <w:r w:rsidR="00E40D38" w:rsidRPr="00F42D7C">
        <w:rPr>
          <w:rFonts w:ascii="Times New Roman" w:hAnsi="Times New Roman" w:cs="Times New Roman"/>
          <w:sz w:val="24"/>
        </w:rPr>
        <w:t>visualisations and</w:t>
      </w:r>
      <w:r w:rsidR="00524120" w:rsidRPr="00F42D7C">
        <w:rPr>
          <w:rFonts w:ascii="Times New Roman" w:hAnsi="Times New Roman" w:cs="Times New Roman"/>
          <w:sz w:val="24"/>
        </w:rPr>
        <w:t xml:space="preserve"> finalise</w:t>
      </w:r>
      <w:r w:rsidR="005073AF" w:rsidRPr="00F42D7C">
        <w:rPr>
          <w:rFonts w:ascii="Times New Roman" w:hAnsi="Times New Roman" w:cs="Times New Roman"/>
          <w:sz w:val="24"/>
        </w:rPr>
        <w:t xml:space="preserve">. </w:t>
      </w:r>
    </w:p>
    <w:p w14:paraId="43AABFFD" w14:textId="77777777" w:rsidR="00E27877" w:rsidRPr="00F42D7C" w:rsidRDefault="00E27877" w:rsidP="00D869BA">
      <w:pPr>
        <w:spacing w:beforeLines="50" w:before="156" w:afterLines="20" w:after="62" w:line="360" w:lineRule="exact"/>
        <w:rPr>
          <w:rFonts w:ascii="Times New Roman" w:hAnsi="Times New Roman" w:cs="Times New Roman"/>
          <w:sz w:val="24"/>
        </w:rPr>
      </w:pPr>
      <w:r w:rsidRPr="00F42D7C">
        <w:rPr>
          <w:rFonts w:ascii="Times New Roman" w:hAnsi="Times New Roman" w:cs="Times New Roman"/>
          <w:b/>
          <w:sz w:val="24"/>
        </w:rPr>
        <w:t xml:space="preserve">Step 5. Peer review </w:t>
      </w:r>
    </w:p>
    <w:p w14:paraId="08942FAB" w14:textId="77777777" w:rsidR="00091CC7" w:rsidRPr="00F42D7C" w:rsidRDefault="00E27877" w:rsidP="00911D5D">
      <w:pPr>
        <w:pStyle w:val="ListParagraph"/>
        <w:numPr>
          <w:ilvl w:val="0"/>
          <w:numId w:val="5"/>
        </w:numPr>
        <w:spacing w:line="360" w:lineRule="exact"/>
        <w:ind w:firstLineChars="0"/>
        <w:rPr>
          <w:rFonts w:ascii="Times New Roman" w:hAnsi="Times New Roman" w:cs="Times New Roman"/>
          <w:sz w:val="24"/>
        </w:rPr>
      </w:pPr>
      <w:r w:rsidRPr="00F42D7C">
        <w:rPr>
          <w:rFonts w:ascii="Times New Roman" w:hAnsi="Times New Roman" w:cs="Times New Roman"/>
          <w:sz w:val="24"/>
        </w:rPr>
        <w:lastRenderedPageBreak/>
        <w:t xml:space="preserve">Perform peer review of each </w:t>
      </w:r>
      <w:r w:rsidR="005073AF" w:rsidRPr="00F42D7C">
        <w:rPr>
          <w:rFonts w:ascii="Times New Roman" w:hAnsi="Times New Roman" w:cs="Times New Roman"/>
          <w:sz w:val="24"/>
        </w:rPr>
        <w:t>visualisation.</w:t>
      </w:r>
    </w:p>
    <w:p w14:paraId="37F57608" w14:textId="77777777" w:rsidR="00E27877" w:rsidRPr="00F42D7C" w:rsidRDefault="00E27877" w:rsidP="00E27877">
      <w:pPr>
        <w:pStyle w:val="ListParagraph"/>
        <w:numPr>
          <w:ilvl w:val="0"/>
          <w:numId w:val="5"/>
        </w:numPr>
        <w:spacing w:line="360" w:lineRule="exact"/>
        <w:ind w:firstLineChars="0"/>
        <w:rPr>
          <w:rFonts w:ascii="Times New Roman" w:hAnsi="Times New Roman" w:cs="Times New Roman"/>
          <w:sz w:val="24"/>
        </w:rPr>
      </w:pPr>
      <w:r w:rsidRPr="00F42D7C">
        <w:rPr>
          <w:rFonts w:ascii="Times New Roman" w:hAnsi="Times New Roman" w:cs="Times New Roman"/>
          <w:sz w:val="24"/>
        </w:rPr>
        <w:t>Select top 2 visualisations</w:t>
      </w:r>
      <w:r w:rsidR="005073AF" w:rsidRPr="00F42D7C">
        <w:rPr>
          <w:rFonts w:ascii="Times New Roman" w:hAnsi="Times New Roman" w:cs="Times New Roman"/>
          <w:sz w:val="24"/>
        </w:rPr>
        <w:t>.</w:t>
      </w:r>
    </w:p>
    <w:p w14:paraId="5EBDF29C" w14:textId="77777777" w:rsidR="00E27877" w:rsidRPr="00F42D7C" w:rsidRDefault="00E27877" w:rsidP="00D869BA">
      <w:pPr>
        <w:spacing w:beforeLines="50" w:before="156" w:afterLines="20" w:after="62" w:line="360" w:lineRule="exact"/>
        <w:rPr>
          <w:rFonts w:ascii="Times New Roman" w:hAnsi="Times New Roman" w:cs="Times New Roman"/>
          <w:b/>
          <w:sz w:val="24"/>
        </w:rPr>
      </w:pPr>
      <w:r w:rsidRPr="00F42D7C">
        <w:rPr>
          <w:rFonts w:ascii="Times New Roman" w:hAnsi="Times New Roman" w:cs="Times New Roman"/>
          <w:b/>
          <w:sz w:val="24"/>
        </w:rPr>
        <w:t>Step 6. Evaluat</w:t>
      </w:r>
      <w:r w:rsidR="00524120" w:rsidRPr="00F42D7C">
        <w:rPr>
          <w:rFonts w:ascii="Times New Roman" w:hAnsi="Times New Roman" w:cs="Times New Roman"/>
          <w:b/>
          <w:sz w:val="24"/>
        </w:rPr>
        <w:t>e and finalise visualisation</w:t>
      </w:r>
    </w:p>
    <w:p w14:paraId="3811457B" w14:textId="77777777" w:rsidR="00091CC7" w:rsidRPr="00F42D7C" w:rsidRDefault="00E27877" w:rsidP="00911D5D">
      <w:pPr>
        <w:pStyle w:val="ListParagraph"/>
        <w:numPr>
          <w:ilvl w:val="0"/>
          <w:numId w:val="6"/>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Perform Evaluation </w:t>
      </w:r>
      <w:r w:rsidR="005073AF" w:rsidRPr="00F42D7C">
        <w:rPr>
          <w:rFonts w:ascii="Times New Roman" w:hAnsi="Times New Roman" w:cs="Times New Roman"/>
          <w:sz w:val="24"/>
        </w:rPr>
        <w:t xml:space="preserve">for each </w:t>
      </w:r>
      <w:r w:rsidR="00524120" w:rsidRPr="00F42D7C">
        <w:rPr>
          <w:rFonts w:ascii="Times New Roman" w:hAnsi="Times New Roman" w:cs="Times New Roman"/>
          <w:sz w:val="24"/>
        </w:rPr>
        <w:t>visualisation</w:t>
      </w:r>
    </w:p>
    <w:p w14:paraId="09A34E5D" w14:textId="77777777" w:rsidR="00091CC7" w:rsidRPr="00F42D7C" w:rsidRDefault="00E27877" w:rsidP="00C67ACC">
      <w:pPr>
        <w:pStyle w:val="ListParagraph"/>
        <w:numPr>
          <w:ilvl w:val="0"/>
          <w:numId w:val="6"/>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Finalize visualisations for </w:t>
      </w:r>
      <w:r w:rsidR="00524120" w:rsidRPr="00F42D7C">
        <w:rPr>
          <w:rFonts w:ascii="Times New Roman" w:hAnsi="Times New Roman" w:cs="Times New Roman"/>
          <w:sz w:val="24"/>
        </w:rPr>
        <w:t>VA system as well as final</w:t>
      </w:r>
      <w:r w:rsidRPr="00F42D7C">
        <w:rPr>
          <w:rFonts w:ascii="Times New Roman" w:hAnsi="Times New Roman" w:cs="Times New Roman"/>
          <w:sz w:val="24"/>
        </w:rPr>
        <w:t xml:space="preserve"> report</w:t>
      </w:r>
      <w:r w:rsidR="005073AF" w:rsidRPr="00F42D7C">
        <w:rPr>
          <w:rFonts w:ascii="Times New Roman" w:hAnsi="Times New Roman" w:cs="Times New Roman"/>
          <w:sz w:val="24"/>
        </w:rPr>
        <w:t>.</w:t>
      </w:r>
    </w:p>
    <w:p w14:paraId="5901EE9F" w14:textId="77777777" w:rsidR="007F4FE1" w:rsidRPr="00F42D7C" w:rsidRDefault="007F4FE1" w:rsidP="007F4FE1">
      <w:pPr>
        <w:spacing w:line="360" w:lineRule="exact"/>
        <w:rPr>
          <w:rFonts w:ascii="Times New Roman" w:hAnsi="Times New Roman" w:cs="Times New Roman"/>
          <w:sz w:val="24"/>
        </w:rPr>
      </w:pPr>
    </w:p>
    <w:p w14:paraId="3A2C2360" w14:textId="77777777" w:rsidR="00091CC7" w:rsidRPr="00F42D7C" w:rsidRDefault="00091CC7" w:rsidP="00D869BA">
      <w:pPr>
        <w:pStyle w:val="Heading1"/>
        <w:numPr>
          <w:ilvl w:val="0"/>
          <w:numId w:val="23"/>
        </w:numPr>
        <w:spacing w:before="120" w:afterLines="50" w:after="156"/>
        <w:ind w:left="357" w:hanging="357"/>
        <w:rPr>
          <w:rFonts w:ascii="Times New Roman" w:hAnsi="Times New Roman" w:cs="Times New Roman"/>
          <w:sz w:val="32"/>
          <w:szCs w:val="32"/>
        </w:rPr>
      </w:pPr>
      <w:bookmarkStart w:id="102" w:name="_Toc493955590"/>
      <w:bookmarkStart w:id="103" w:name="_Toc497261731"/>
      <w:r w:rsidRPr="00F42D7C">
        <w:rPr>
          <w:rFonts w:ascii="Times New Roman" w:hAnsi="Times New Roman" w:cs="Times New Roman"/>
          <w:sz w:val="32"/>
          <w:szCs w:val="32"/>
        </w:rPr>
        <w:t>Evaluation</w:t>
      </w:r>
      <w:bookmarkEnd w:id="102"/>
      <w:bookmarkEnd w:id="103"/>
    </w:p>
    <w:p w14:paraId="4A55FD01" w14:textId="77777777" w:rsidR="002470DF" w:rsidRPr="00F42D7C" w:rsidRDefault="00F5618C" w:rsidP="0082452D">
      <w:pPr>
        <w:spacing w:line="360" w:lineRule="exact"/>
        <w:rPr>
          <w:rFonts w:ascii="Times New Roman" w:hAnsi="Times New Roman" w:cs="Times New Roman"/>
          <w:sz w:val="24"/>
        </w:rPr>
      </w:pPr>
      <w:r w:rsidRPr="00F42D7C">
        <w:rPr>
          <w:rFonts w:ascii="Times New Roman" w:hAnsi="Times New Roman" w:cs="Times New Roman"/>
          <w:sz w:val="24"/>
        </w:rPr>
        <w:t xml:space="preserve">The table below outlines </w:t>
      </w:r>
      <w:r w:rsidR="008B461A" w:rsidRPr="00F42D7C">
        <w:rPr>
          <w:rFonts w:ascii="Times New Roman" w:hAnsi="Times New Roman" w:cs="Times New Roman"/>
          <w:sz w:val="24"/>
        </w:rPr>
        <w:t>method</w:t>
      </w:r>
      <w:r w:rsidRPr="00F42D7C">
        <w:rPr>
          <w:rFonts w:ascii="Times New Roman" w:hAnsi="Times New Roman" w:cs="Times New Roman"/>
          <w:sz w:val="24"/>
        </w:rPr>
        <w:t xml:space="preserve"> utilised</w:t>
      </w:r>
      <w:r w:rsidR="00AB13C4" w:rsidRPr="00F42D7C">
        <w:rPr>
          <w:rFonts w:ascii="Times New Roman" w:hAnsi="Times New Roman" w:cs="Times New Roman"/>
          <w:sz w:val="24"/>
        </w:rPr>
        <w:t>/followed</w:t>
      </w:r>
      <w:r w:rsidRPr="00F42D7C">
        <w:rPr>
          <w:rFonts w:ascii="Times New Roman" w:hAnsi="Times New Roman" w:cs="Times New Roman"/>
          <w:sz w:val="24"/>
        </w:rPr>
        <w:t xml:space="preserve"> for evaluation for each of the </w:t>
      </w:r>
      <w:r w:rsidR="008B461A" w:rsidRPr="00F42D7C">
        <w:rPr>
          <w:rFonts w:ascii="Times New Roman" w:hAnsi="Times New Roman" w:cs="Times New Roman"/>
          <w:sz w:val="24"/>
        </w:rPr>
        <w:t>visualisation</w:t>
      </w:r>
      <w:r w:rsidRPr="00F42D7C">
        <w:rPr>
          <w:rFonts w:ascii="Times New Roman" w:hAnsi="Times New Roman" w:cs="Times New Roman"/>
          <w:sz w:val="24"/>
        </w:rPr>
        <w:t xml:space="preserve"> and the related tasks/aims associated. </w:t>
      </w:r>
    </w:p>
    <w:p w14:paraId="5FD7F51D" w14:textId="77777777" w:rsidR="00FD5B08" w:rsidRPr="00F42D7C" w:rsidRDefault="00FD5B08" w:rsidP="0082452D">
      <w:pPr>
        <w:spacing w:line="360" w:lineRule="exact"/>
        <w:rPr>
          <w:rFonts w:ascii="Times New Roman" w:hAnsi="Times New Roman" w:cs="Times New Roman"/>
          <w:sz w:val="24"/>
        </w:rPr>
      </w:pPr>
    </w:p>
    <w:p w14:paraId="7AE34CFF" w14:textId="77777777" w:rsidR="000C0D18" w:rsidRPr="00F42D7C" w:rsidRDefault="00F62C50" w:rsidP="00D869BA">
      <w:pPr>
        <w:spacing w:afterLines="20" w:after="62" w:line="360" w:lineRule="exact"/>
        <w:jc w:val="center"/>
        <w:rPr>
          <w:rFonts w:ascii="Times New Roman" w:eastAsia="SimHei" w:hAnsi="Times New Roman" w:cs="Times New Roman"/>
          <w:b/>
          <w:color w:val="595959" w:themeColor="text1" w:themeTint="A6"/>
          <w:szCs w:val="21"/>
        </w:rPr>
      </w:pPr>
      <w:r w:rsidRPr="00F42D7C">
        <w:rPr>
          <w:rFonts w:ascii="Times New Roman" w:eastAsia="SimHei" w:hAnsi="Times New Roman" w:cs="Times New Roman"/>
          <w:b/>
          <w:color w:val="595959" w:themeColor="text1" w:themeTint="A6"/>
          <w:szCs w:val="21"/>
        </w:rPr>
        <w:t>Table 5.1</w:t>
      </w:r>
      <w:r w:rsidR="00503DC1" w:rsidRPr="00F42D7C">
        <w:rPr>
          <w:rFonts w:ascii="Times New Roman" w:eastAsia="SimHei" w:hAnsi="Times New Roman" w:cs="Times New Roman"/>
          <w:b/>
          <w:color w:val="595959" w:themeColor="text1" w:themeTint="A6"/>
          <w:szCs w:val="21"/>
        </w:rPr>
        <w:t>: Evaluation</w:t>
      </w:r>
      <w:r w:rsidRPr="00F42D7C">
        <w:rPr>
          <w:rFonts w:ascii="Times New Roman" w:eastAsia="SimHei" w:hAnsi="Times New Roman" w:cs="Times New Roman"/>
          <w:b/>
          <w:color w:val="595959" w:themeColor="text1" w:themeTint="A6"/>
          <w:szCs w:val="21"/>
        </w:rPr>
        <w:t xml:space="preserve"> template of each visualisatio</w:t>
      </w:r>
      <w:r w:rsidR="00F82B6A" w:rsidRPr="00F42D7C">
        <w:rPr>
          <w:rFonts w:ascii="Times New Roman" w:eastAsia="SimHei" w:hAnsi="Times New Roman" w:cs="Times New Roman"/>
          <w:b/>
          <w:color w:val="595959" w:themeColor="text1" w:themeTint="A6"/>
          <w:szCs w:val="21"/>
        </w:rPr>
        <w:t>n</w:t>
      </w:r>
    </w:p>
    <w:tbl>
      <w:tblPr>
        <w:tblW w:w="8647" w:type="dxa"/>
        <w:tblInd w:w="-5" w:type="dxa"/>
        <w:tblLook w:val="04A0" w:firstRow="1" w:lastRow="0" w:firstColumn="1" w:lastColumn="0" w:noHBand="0" w:noVBand="1"/>
      </w:tblPr>
      <w:tblGrid>
        <w:gridCol w:w="2552"/>
        <w:gridCol w:w="3402"/>
        <w:gridCol w:w="2693"/>
      </w:tblGrid>
      <w:tr w:rsidR="00F82B6A" w:rsidRPr="00F42D7C" w14:paraId="545F7824" w14:textId="77777777" w:rsidTr="00FD5B08">
        <w:trPr>
          <w:trHeight w:val="170"/>
        </w:trPr>
        <w:tc>
          <w:tcPr>
            <w:tcW w:w="2552"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14:paraId="7D0DCF50" w14:textId="77777777" w:rsidR="00F82B6A" w:rsidRPr="00F42D7C" w:rsidRDefault="00F82B6A" w:rsidP="00FD5B08">
            <w:pPr>
              <w:widowControl/>
              <w:rPr>
                <w:rFonts w:ascii="Times New Roman" w:eastAsia="Times New Roman" w:hAnsi="Times New Roman" w:cs="Times New Roman"/>
                <w:b/>
                <w:bCs/>
                <w:kern w:val="0"/>
                <w:sz w:val="24"/>
                <w:lang w:val="en-US" w:eastAsia="en-US"/>
              </w:rPr>
            </w:pPr>
            <w:r w:rsidRPr="00F42D7C">
              <w:rPr>
                <w:rFonts w:ascii="Times New Roman" w:eastAsia="Times New Roman" w:hAnsi="Times New Roman" w:cs="Times New Roman"/>
                <w:b/>
                <w:bCs/>
                <w:kern w:val="0"/>
                <w:sz w:val="24"/>
                <w:lang w:val="en-US" w:eastAsia="en-US"/>
              </w:rPr>
              <w:t xml:space="preserve">Data/ </w:t>
            </w:r>
            <w:r w:rsidR="004306B9" w:rsidRPr="00F42D7C">
              <w:rPr>
                <w:rFonts w:ascii="Times New Roman" w:eastAsia="Times New Roman" w:hAnsi="Times New Roman" w:cs="Times New Roman"/>
                <w:b/>
                <w:bCs/>
                <w:kern w:val="0"/>
                <w:sz w:val="24"/>
                <w:lang w:val="en-US" w:eastAsia="en-US"/>
              </w:rPr>
              <w:t>Visualization</w:t>
            </w:r>
          </w:p>
        </w:tc>
        <w:tc>
          <w:tcPr>
            <w:tcW w:w="3402" w:type="dxa"/>
            <w:tcBorders>
              <w:top w:val="single" w:sz="4" w:space="0" w:color="auto"/>
              <w:left w:val="nil"/>
              <w:bottom w:val="single" w:sz="4" w:space="0" w:color="auto"/>
              <w:right w:val="single" w:sz="4" w:space="0" w:color="auto"/>
            </w:tcBorders>
            <w:shd w:val="clear" w:color="auto" w:fill="E7E6E6" w:themeFill="background2"/>
            <w:vAlign w:val="center"/>
            <w:hideMark/>
          </w:tcPr>
          <w:p w14:paraId="15D739DC" w14:textId="77777777" w:rsidR="00F82B6A" w:rsidRPr="00F42D7C" w:rsidRDefault="00F82B6A" w:rsidP="00FD5B08">
            <w:pPr>
              <w:widowControl/>
              <w:rPr>
                <w:rFonts w:ascii="Times New Roman" w:eastAsia="Times New Roman" w:hAnsi="Times New Roman" w:cs="Times New Roman"/>
                <w:b/>
                <w:bCs/>
                <w:kern w:val="0"/>
                <w:sz w:val="24"/>
                <w:lang w:val="en-US" w:eastAsia="en-US"/>
              </w:rPr>
            </w:pPr>
            <w:r w:rsidRPr="00F42D7C">
              <w:rPr>
                <w:rFonts w:ascii="Times New Roman" w:eastAsia="Times New Roman" w:hAnsi="Times New Roman" w:cs="Times New Roman"/>
                <w:b/>
                <w:bCs/>
                <w:kern w:val="0"/>
                <w:sz w:val="24"/>
                <w:lang w:val="en-US" w:eastAsia="en-US"/>
              </w:rPr>
              <w:t>Task(s)</w:t>
            </w:r>
          </w:p>
        </w:tc>
        <w:tc>
          <w:tcPr>
            <w:tcW w:w="2693" w:type="dxa"/>
            <w:tcBorders>
              <w:top w:val="single" w:sz="4" w:space="0" w:color="auto"/>
              <w:left w:val="nil"/>
              <w:bottom w:val="single" w:sz="4" w:space="0" w:color="auto"/>
              <w:right w:val="single" w:sz="4" w:space="0" w:color="auto"/>
            </w:tcBorders>
            <w:shd w:val="clear" w:color="auto" w:fill="E7E6E6" w:themeFill="background2"/>
            <w:vAlign w:val="center"/>
            <w:hideMark/>
          </w:tcPr>
          <w:p w14:paraId="7CD361E5" w14:textId="77777777" w:rsidR="00F82B6A" w:rsidRPr="00F42D7C" w:rsidRDefault="004306B9" w:rsidP="00FD5B08">
            <w:pPr>
              <w:widowControl/>
              <w:rPr>
                <w:rFonts w:ascii="Times New Roman" w:eastAsia="Times New Roman" w:hAnsi="Times New Roman" w:cs="Times New Roman"/>
                <w:b/>
                <w:bCs/>
                <w:kern w:val="0"/>
                <w:sz w:val="24"/>
                <w:lang w:val="en-US" w:eastAsia="en-US"/>
              </w:rPr>
            </w:pPr>
            <w:r w:rsidRPr="00F42D7C">
              <w:rPr>
                <w:rFonts w:ascii="Times New Roman" w:eastAsia="Times New Roman" w:hAnsi="Times New Roman" w:cs="Times New Roman"/>
                <w:b/>
                <w:bCs/>
                <w:kern w:val="0"/>
                <w:sz w:val="24"/>
                <w:lang w:val="en-US" w:eastAsia="en-US"/>
              </w:rPr>
              <w:t>Evaluation</w:t>
            </w:r>
            <w:r w:rsidR="00CB394E">
              <w:rPr>
                <w:rFonts w:ascii="Times New Roman" w:eastAsia="Times New Roman" w:hAnsi="Times New Roman" w:cs="Times New Roman"/>
                <w:b/>
                <w:bCs/>
                <w:kern w:val="0"/>
                <w:sz w:val="24"/>
                <w:lang w:val="en-US" w:eastAsia="en-US"/>
              </w:rPr>
              <w:t xml:space="preserve"> </w:t>
            </w:r>
            <w:r w:rsidRPr="00F42D7C">
              <w:rPr>
                <w:rFonts w:ascii="Times New Roman" w:eastAsia="Times New Roman" w:hAnsi="Times New Roman" w:cs="Times New Roman"/>
                <w:b/>
                <w:bCs/>
                <w:kern w:val="0"/>
                <w:sz w:val="24"/>
                <w:lang w:val="en-US" w:eastAsia="en-US"/>
              </w:rPr>
              <w:t>M</w:t>
            </w:r>
            <w:r w:rsidR="00F82B6A" w:rsidRPr="00F42D7C">
              <w:rPr>
                <w:rFonts w:ascii="Times New Roman" w:eastAsia="Times New Roman" w:hAnsi="Times New Roman" w:cs="Times New Roman"/>
                <w:b/>
                <w:bCs/>
                <w:kern w:val="0"/>
                <w:sz w:val="24"/>
                <w:lang w:val="en-US" w:eastAsia="en-US"/>
              </w:rPr>
              <w:t>ethods</w:t>
            </w:r>
          </w:p>
        </w:tc>
      </w:tr>
      <w:tr w:rsidR="00FD5B08" w:rsidRPr="00F42D7C" w14:paraId="4FA53874" w14:textId="77777777" w:rsidTr="00FD5B08">
        <w:trPr>
          <w:trHeight w:val="946"/>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14:paraId="6D90D0EC" w14:textId="77777777" w:rsidR="00FD5B08" w:rsidRPr="00F42D7C" w:rsidRDefault="00FD5B08" w:rsidP="00E10E97">
            <w:pPr>
              <w:widowControl/>
              <w:jc w:val="left"/>
              <w:rPr>
                <w:rFonts w:ascii="Times New Roman" w:eastAsia="Times New Roman" w:hAnsi="Times New Roman" w:cs="Times New Roman"/>
                <w:b/>
                <w:color w:val="000000"/>
                <w:kern w:val="0"/>
                <w:szCs w:val="21"/>
                <w:lang w:val="en-US" w:eastAsia="en-US"/>
              </w:rPr>
            </w:pPr>
            <w:r w:rsidRPr="00F42D7C">
              <w:rPr>
                <w:rFonts w:ascii="Times New Roman" w:eastAsia="Times New Roman" w:hAnsi="Times New Roman" w:cs="Times New Roman"/>
                <w:b/>
                <w:color w:val="000000"/>
                <w:kern w:val="0"/>
                <w:szCs w:val="21"/>
                <w:lang w:val="en-US" w:eastAsia="en-US"/>
              </w:rPr>
              <w:t>Visualization Section1:</w:t>
            </w:r>
            <w:r w:rsidRPr="00F42D7C">
              <w:rPr>
                <w:rFonts w:ascii="Times New Roman" w:eastAsia="Times New Roman" w:hAnsi="Times New Roman" w:cs="Times New Roman"/>
                <w:color w:val="000000"/>
                <w:kern w:val="0"/>
                <w:szCs w:val="21"/>
                <w:lang w:val="en-US" w:eastAsia="en-US"/>
              </w:rPr>
              <w:t xml:space="preserve"> Flight Network</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67ABD163" w14:textId="77777777" w:rsidR="00FD5B08" w:rsidRPr="00F42D7C" w:rsidRDefault="00FD5B08" w:rsidP="00FD5B08">
            <w:pPr>
              <w:jc w:val="left"/>
              <w:rPr>
                <w:rFonts w:ascii="Times New Roman" w:hAnsi="Times New Roman" w:cs="Times New Roman"/>
                <w:color w:val="000000"/>
                <w:szCs w:val="21"/>
              </w:rPr>
            </w:pPr>
            <w:r w:rsidRPr="00F42D7C">
              <w:rPr>
                <w:rFonts w:ascii="Times New Roman" w:hAnsi="Times New Roman" w:cs="Times New Roman"/>
                <w:color w:val="000000"/>
                <w:szCs w:val="21"/>
              </w:rPr>
              <w:t>▪Identify critical routes</w:t>
            </w:r>
          </w:p>
          <w:p w14:paraId="458CB348" w14:textId="77777777" w:rsidR="00FD5B08" w:rsidRPr="00F42D7C" w:rsidRDefault="00FD5B08" w:rsidP="00FD5B08">
            <w:pPr>
              <w:jc w:val="left"/>
              <w:rPr>
                <w:rFonts w:ascii="Times New Roman" w:hAnsi="Times New Roman" w:cs="Times New Roman"/>
                <w:color w:val="000000"/>
                <w:szCs w:val="21"/>
              </w:rPr>
            </w:pPr>
            <w:r w:rsidRPr="00F42D7C">
              <w:rPr>
                <w:rFonts w:ascii="Times New Roman" w:hAnsi="Times New Roman" w:cs="Times New Roman"/>
                <w:color w:val="000000"/>
                <w:szCs w:val="21"/>
              </w:rPr>
              <w:t>▪Identify critical airports</w:t>
            </w:r>
          </w:p>
          <w:p w14:paraId="41C6B5B6" w14:textId="77777777" w:rsidR="00FD5B08" w:rsidRPr="00F42D7C" w:rsidRDefault="00FD5B08" w:rsidP="00FD5B08">
            <w:pPr>
              <w:jc w:val="left"/>
              <w:rPr>
                <w:rFonts w:ascii="Times New Roman" w:hAnsi="Times New Roman" w:cs="Times New Roman"/>
                <w:color w:val="000000"/>
                <w:szCs w:val="21"/>
              </w:rPr>
            </w:pPr>
            <w:r w:rsidRPr="00F42D7C">
              <w:rPr>
                <w:rFonts w:ascii="Times New Roman" w:hAnsi="Times New Roman" w:cs="Times New Roman"/>
                <w:color w:val="000000"/>
                <w:szCs w:val="21"/>
              </w:rPr>
              <w:t>▪Summary of overall network</w:t>
            </w:r>
          </w:p>
        </w:tc>
        <w:tc>
          <w:tcPr>
            <w:tcW w:w="2693" w:type="dxa"/>
            <w:tcBorders>
              <w:top w:val="nil"/>
              <w:left w:val="single" w:sz="4" w:space="0" w:color="auto"/>
              <w:bottom w:val="single" w:sz="4" w:space="0" w:color="auto"/>
              <w:right w:val="single" w:sz="4" w:space="0" w:color="auto"/>
            </w:tcBorders>
            <w:shd w:val="clear" w:color="auto" w:fill="auto"/>
            <w:vAlign w:val="center"/>
            <w:hideMark/>
          </w:tcPr>
          <w:p w14:paraId="7F35D7D0" w14:textId="77777777" w:rsidR="00FD5B08" w:rsidRPr="00F42D7C" w:rsidRDefault="00FD5B08"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Pr="00F42D7C">
              <w:rPr>
                <w:rFonts w:ascii="Times New Roman" w:eastAsia="Times New Roman" w:hAnsi="Times New Roman" w:cs="Times New Roman"/>
                <w:color w:val="000000"/>
                <w:kern w:val="0"/>
                <w:szCs w:val="21"/>
                <w:lang w:val="en-US" w:eastAsia="en-US"/>
              </w:rPr>
              <w:t xml:space="preserve"> (Questionnaire, Interview, Focused group)</w:t>
            </w:r>
          </w:p>
        </w:tc>
      </w:tr>
      <w:tr w:rsidR="00FD5B08" w:rsidRPr="00F42D7C" w14:paraId="52427D54" w14:textId="77777777" w:rsidTr="00FD5B08">
        <w:trPr>
          <w:trHeight w:val="936"/>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14:paraId="10739794" w14:textId="77777777"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color w:val="000000"/>
                <w:kern w:val="0"/>
                <w:szCs w:val="21"/>
                <w:lang w:val="en-US" w:eastAsia="en-US"/>
              </w:rPr>
              <w:t xml:space="preserve">Visualization Section 2: </w:t>
            </w:r>
            <w:r w:rsidRPr="00F42D7C">
              <w:rPr>
                <w:rFonts w:ascii="Times New Roman" w:eastAsia="Times New Roman" w:hAnsi="Times New Roman" w:cs="Times New Roman"/>
                <w:color w:val="000000"/>
                <w:kern w:val="0"/>
                <w:szCs w:val="21"/>
                <w:lang w:val="en-US" w:eastAsia="en-US"/>
              </w:rPr>
              <w:t>Seasonal Effect</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3D8ACFA6" w14:textId="77777777"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month(s) for travel</w:t>
            </w:r>
          </w:p>
          <w:p w14:paraId="114CE6B4" w14:textId="77777777"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month(s) to avoid for travel</w:t>
            </w:r>
          </w:p>
        </w:tc>
        <w:tc>
          <w:tcPr>
            <w:tcW w:w="2693" w:type="dxa"/>
            <w:tcBorders>
              <w:top w:val="nil"/>
              <w:left w:val="single" w:sz="4" w:space="0" w:color="auto"/>
              <w:bottom w:val="single" w:sz="4" w:space="0" w:color="auto"/>
              <w:right w:val="single" w:sz="4" w:space="0" w:color="auto"/>
            </w:tcBorders>
            <w:shd w:val="clear" w:color="auto" w:fill="auto"/>
            <w:vAlign w:val="center"/>
            <w:hideMark/>
          </w:tcPr>
          <w:p w14:paraId="4E3B413C" w14:textId="77777777" w:rsidR="00FD5B08" w:rsidRPr="00F42D7C" w:rsidRDefault="00FD5B08"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Pr="00F42D7C">
              <w:rPr>
                <w:rFonts w:ascii="Times New Roman" w:eastAsia="Times New Roman" w:hAnsi="Times New Roman" w:cs="Times New Roman"/>
                <w:color w:val="000000"/>
                <w:kern w:val="0"/>
                <w:szCs w:val="21"/>
                <w:lang w:val="en-US" w:eastAsia="en-US"/>
              </w:rPr>
              <w:t xml:space="preserve"> (Questionnaire, Interview, Focused group)</w:t>
            </w:r>
          </w:p>
        </w:tc>
      </w:tr>
      <w:tr w:rsidR="00FD5B08" w:rsidRPr="00F42D7C" w14:paraId="0AFC66DC" w14:textId="77777777" w:rsidTr="00FD5B08">
        <w:trPr>
          <w:trHeight w:val="1550"/>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14:paraId="5BCED3E2" w14:textId="77777777"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color w:val="000000"/>
                <w:kern w:val="0"/>
                <w:szCs w:val="21"/>
                <w:lang w:val="en-US" w:eastAsia="en-US"/>
              </w:rPr>
              <w:t>Visualization Section 3</w:t>
            </w:r>
            <w:r w:rsidRPr="00F42D7C">
              <w:rPr>
                <w:rFonts w:ascii="Times New Roman" w:eastAsia="Times New Roman" w:hAnsi="Times New Roman" w:cs="Times New Roman"/>
                <w:color w:val="000000"/>
                <w:kern w:val="0"/>
                <w:szCs w:val="21"/>
                <w:lang w:val="en-US" w:eastAsia="en-US"/>
              </w:rPr>
              <w:t xml:space="preserve">: </w:t>
            </w:r>
          </w:p>
          <w:p w14:paraId="28A3732C" w14:textId="77777777" w:rsidR="00FD5B08" w:rsidRPr="00F42D7C" w:rsidRDefault="00FD5B08" w:rsidP="00FD5B08">
            <w:pPr>
              <w:widowControl/>
              <w:jc w:val="left"/>
              <w:rPr>
                <w:rFonts w:ascii="Times New Roman" w:eastAsia="Times New Roman" w:hAnsi="Times New Roman" w:cs="Times New Roman"/>
                <w:b/>
                <w:color w:val="000000"/>
                <w:kern w:val="0"/>
                <w:szCs w:val="21"/>
                <w:u w:val="single"/>
                <w:lang w:val="en-US" w:eastAsia="en-US"/>
              </w:rPr>
            </w:pPr>
            <w:r w:rsidRPr="00F42D7C">
              <w:rPr>
                <w:rFonts w:ascii="Times New Roman" w:eastAsia="Times New Roman" w:hAnsi="Times New Roman" w:cs="Times New Roman"/>
                <w:color w:val="000000"/>
                <w:kern w:val="0"/>
                <w:szCs w:val="21"/>
                <w:lang w:val="en-US" w:eastAsia="en-US"/>
              </w:rPr>
              <w:t>Airline Performance</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2186324F" w14:textId="77777777"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Best Airline</w:t>
            </w:r>
          </w:p>
          <w:p w14:paraId="3444B394" w14:textId="77777777"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Worst Airline</w:t>
            </w:r>
          </w:p>
        </w:tc>
        <w:tc>
          <w:tcPr>
            <w:tcW w:w="2693" w:type="dxa"/>
            <w:tcBorders>
              <w:top w:val="nil"/>
              <w:left w:val="single" w:sz="4" w:space="0" w:color="auto"/>
              <w:bottom w:val="single" w:sz="4" w:space="0" w:color="auto"/>
              <w:right w:val="single" w:sz="4" w:space="0" w:color="auto"/>
            </w:tcBorders>
            <w:shd w:val="clear" w:color="auto" w:fill="auto"/>
            <w:vAlign w:val="center"/>
            <w:hideMark/>
          </w:tcPr>
          <w:p w14:paraId="4AA9F50E" w14:textId="77777777"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Pr="00F42D7C">
              <w:rPr>
                <w:rFonts w:ascii="Times New Roman" w:eastAsia="Times New Roman" w:hAnsi="Times New Roman" w:cs="Times New Roman"/>
                <w:color w:val="000000"/>
                <w:kern w:val="0"/>
                <w:szCs w:val="21"/>
                <w:lang w:val="en-US" w:eastAsia="en-US"/>
              </w:rPr>
              <w:t xml:space="preserve"> (Questionnaire, Interview, Focused group)</w:t>
            </w:r>
          </w:p>
          <w:p w14:paraId="752AEE14" w14:textId="77777777" w:rsidR="00FD5B08" w:rsidRPr="00F42D7C" w:rsidRDefault="00FD5B08"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 xml:space="preserve">Empirical evaluation </w:t>
            </w:r>
            <w:r w:rsidRPr="00F42D7C">
              <w:rPr>
                <w:rFonts w:ascii="Times New Roman" w:eastAsia="Times New Roman" w:hAnsi="Times New Roman" w:cs="Times New Roman"/>
                <w:color w:val="000000"/>
                <w:kern w:val="0"/>
                <w:szCs w:val="21"/>
                <w:lang w:val="en-US" w:eastAsia="en-US"/>
              </w:rPr>
              <w:t>(statistical analysis)</w:t>
            </w:r>
          </w:p>
        </w:tc>
      </w:tr>
      <w:tr w:rsidR="00FD5B08" w:rsidRPr="00F42D7C" w14:paraId="4475A2D8" w14:textId="77777777" w:rsidTr="00FD5B08">
        <w:trPr>
          <w:trHeight w:val="1550"/>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14:paraId="1002C77D" w14:textId="77777777"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color w:val="000000"/>
                <w:kern w:val="0"/>
                <w:szCs w:val="21"/>
                <w:lang w:eastAsia="en-US"/>
              </w:rPr>
              <w:t>Visualisation</w:t>
            </w:r>
            <w:r w:rsidRPr="00F42D7C">
              <w:rPr>
                <w:rFonts w:ascii="Times New Roman" w:eastAsia="Times New Roman" w:hAnsi="Times New Roman" w:cs="Times New Roman"/>
                <w:b/>
                <w:color w:val="000000"/>
                <w:kern w:val="0"/>
                <w:szCs w:val="21"/>
                <w:lang w:val="en-US" w:eastAsia="en-US"/>
              </w:rPr>
              <w:t xml:space="preserve"> Section 4: </w:t>
            </w:r>
            <w:r w:rsidRPr="00F42D7C">
              <w:rPr>
                <w:rFonts w:ascii="Times New Roman" w:eastAsia="Times New Roman" w:hAnsi="Times New Roman" w:cs="Times New Roman"/>
                <w:color w:val="000000"/>
                <w:kern w:val="0"/>
                <w:szCs w:val="21"/>
                <w:lang w:val="en-US" w:eastAsia="en-US"/>
              </w:rPr>
              <w:t>Best/Worst Airport</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55ABB76A" w14:textId="77777777"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best Airport</w:t>
            </w:r>
          </w:p>
          <w:p w14:paraId="37A82F68" w14:textId="77777777"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Worst Airport</w:t>
            </w:r>
          </w:p>
        </w:tc>
        <w:tc>
          <w:tcPr>
            <w:tcW w:w="2693" w:type="dxa"/>
            <w:tcBorders>
              <w:top w:val="nil"/>
              <w:left w:val="single" w:sz="4" w:space="0" w:color="auto"/>
              <w:bottom w:val="single" w:sz="4" w:space="0" w:color="auto"/>
              <w:right w:val="single" w:sz="4" w:space="0" w:color="auto"/>
            </w:tcBorders>
            <w:shd w:val="clear" w:color="auto" w:fill="auto"/>
            <w:vAlign w:val="center"/>
            <w:hideMark/>
          </w:tcPr>
          <w:p w14:paraId="4A2F70B6" w14:textId="77777777"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Pr="00F42D7C">
              <w:rPr>
                <w:rFonts w:ascii="Times New Roman" w:eastAsia="Times New Roman" w:hAnsi="Times New Roman" w:cs="Times New Roman"/>
                <w:color w:val="000000"/>
                <w:kern w:val="0"/>
                <w:szCs w:val="21"/>
                <w:lang w:val="en-US" w:eastAsia="en-US"/>
              </w:rPr>
              <w:t xml:space="preserve"> (Questionnaire, Interview, Focused group)</w:t>
            </w:r>
          </w:p>
          <w:p w14:paraId="1903DE58" w14:textId="77777777" w:rsidR="00FD5B08" w:rsidRPr="00F42D7C" w:rsidRDefault="00FD5B08"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 xml:space="preserve">Empirical evaluation </w:t>
            </w:r>
            <w:r w:rsidRPr="00F42D7C">
              <w:rPr>
                <w:rFonts w:ascii="Times New Roman" w:eastAsia="Times New Roman" w:hAnsi="Times New Roman" w:cs="Times New Roman"/>
                <w:color w:val="000000"/>
                <w:kern w:val="0"/>
                <w:szCs w:val="21"/>
                <w:lang w:val="en-US" w:eastAsia="en-US"/>
              </w:rPr>
              <w:t>(statistical analysis)</w:t>
            </w:r>
          </w:p>
        </w:tc>
      </w:tr>
      <w:tr w:rsidR="004306B9" w:rsidRPr="00F42D7C" w14:paraId="17B4487C" w14:textId="77777777" w:rsidTr="00FD5B08">
        <w:trPr>
          <w:trHeight w:val="170"/>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14:paraId="6FF5203E" w14:textId="77777777" w:rsidR="00FD5B08" w:rsidRPr="00F42D7C" w:rsidRDefault="000952DB" w:rsidP="00FD5B08">
            <w:pPr>
              <w:widowControl/>
              <w:jc w:val="left"/>
              <w:rPr>
                <w:rFonts w:ascii="Times New Roman" w:eastAsia="Times New Roman" w:hAnsi="Times New Roman" w:cs="Times New Roman"/>
                <w:b/>
                <w:color w:val="000000"/>
                <w:kern w:val="0"/>
                <w:szCs w:val="21"/>
                <w:lang w:eastAsia="en-US"/>
              </w:rPr>
            </w:pPr>
            <w:r w:rsidRPr="00F42D7C">
              <w:rPr>
                <w:rFonts w:ascii="Times New Roman" w:eastAsia="Times New Roman" w:hAnsi="Times New Roman" w:cs="Times New Roman"/>
                <w:b/>
                <w:color w:val="000000"/>
                <w:kern w:val="0"/>
                <w:szCs w:val="21"/>
                <w:lang w:eastAsia="en-US"/>
              </w:rPr>
              <w:t xml:space="preserve">Visualisation </w:t>
            </w:r>
            <w:r w:rsidR="00FD5B08" w:rsidRPr="00F42D7C">
              <w:rPr>
                <w:rFonts w:ascii="Times New Roman" w:eastAsia="Times New Roman" w:hAnsi="Times New Roman" w:cs="Times New Roman"/>
                <w:b/>
                <w:color w:val="000000"/>
                <w:kern w:val="0"/>
                <w:szCs w:val="21"/>
                <w:lang w:eastAsia="en-US"/>
              </w:rPr>
              <w:t>Section 5</w:t>
            </w:r>
            <w:r w:rsidRPr="00F42D7C">
              <w:rPr>
                <w:rFonts w:ascii="Times New Roman" w:eastAsia="Times New Roman" w:hAnsi="Times New Roman" w:cs="Times New Roman"/>
                <w:b/>
                <w:color w:val="000000"/>
                <w:kern w:val="0"/>
                <w:szCs w:val="21"/>
                <w:lang w:eastAsia="en-US"/>
              </w:rPr>
              <w:t xml:space="preserve">: </w:t>
            </w:r>
          </w:p>
          <w:p w14:paraId="29E2DA51" w14:textId="77777777" w:rsidR="004306B9"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eastAsia="en-US"/>
              </w:rPr>
              <w:t>Delay Statistic Analysis</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14:paraId="7EDE2F90" w14:textId="77777777" w:rsidR="004306B9"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w:t>
            </w:r>
            <w:r w:rsidR="004306B9" w:rsidRPr="00F42D7C">
              <w:rPr>
                <w:rFonts w:ascii="Times New Roman" w:hAnsi="Times New Roman" w:cs="Times New Roman"/>
                <w:color w:val="000000" w:themeColor="text1"/>
                <w:szCs w:val="21"/>
              </w:rPr>
              <w:t>Identify main reasons for flight delay</w:t>
            </w:r>
          </w:p>
        </w:tc>
        <w:tc>
          <w:tcPr>
            <w:tcW w:w="2693" w:type="dxa"/>
            <w:tcBorders>
              <w:top w:val="nil"/>
              <w:left w:val="nil"/>
              <w:bottom w:val="single" w:sz="4" w:space="0" w:color="auto"/>
              <w:right w:val="single" w:sz="4" w:space="0" w:color="auto"/>
            </w:tcBorders>
            <w:shd w:val="clear" w:color="auto" w:fill="auto"/>
            <w:vAlign w:val="center"/>
            <w:hideMark/>
          </w:tcPr>
          <w:p w14:paraId="2CD394DC" w14:textId="77777777" w:rsidR="008B461A" w:rsidRPr="00F42D7C" w:rsidRDefault="008B461A"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00E070AC" w:rsidRPr="00F42D7C">
              <w:rPr>
                <w:rFonts w:ascii="Times New Roman" w:eastAsia="Times New Roman" w:hAnsi="Times New Roman" w:cs="Times New Roman"/>
                <w:color w:val="000000"/>
                <w:kern w:val="0"/>
                <w:szCs w:val="21"/>
                <w:lang w:val="en-US" w:eastAsia="en-US"/>
              </w:rPr>
              <w:t>(Questionnaire, Interview, Focused group)</w:t>
            </w:r>
          </w:p>
          <w:p w14:paraId="4C0284FA" w14:textId="77777777" w:rsidR="004306B9" w:rsidRPr="00F42D7C" w:rsidRDefault="004306B9"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 xml:space="preserve">Empirical evaluation </w:t>
            </w:r>
            <w:r w:rsidRPr="00F42D7C">
              <w:rPr>
                <w:rFonts w:ascii="Times New Roman" w:eastAsia="Times New Roman" w:hAnsi="Times New Roman" w:cs="Times New Roman"/>
                <w:color w:val="000000"/>
                <w:kern w:val="0"/>
                <w:szCs w:val="21"/>
                <w:lang w:val="en-US" w:eastAsia="en-US"/>
              </w:rPr>
              <w:t>(statistical analysis)</w:t>
            </w:r>
          </w:p>
        </w:tc>
      </w:tr>
    </w:tbl>
    <w:p w14:paraId="7A4D7278" w14:textId="77777777" w:rsidR="007F4FE1" w:rsidRPr="00F42D7C" w:rsidRDefault="007F4FE1" w:rsidP="007F4FE1">
      <w:pPr>
        <w:pStyle w:val="Heading2"/>
        <w:spacing w:after="120" w:line="360" w:lineRule="exact"/>
        <w:ind w:left="646"/>
        <w:rPr>
          <w:rFonts w:ascii="Times New Roman" w:hAnsi="Times New Roman" w:cs="Times New Roman"/>
          <w:sz w:val="28"/>
          <w:szCs w:val="24"/>
        </w:rPr>
      </w:pPr>
    </w:p>
    <w:p w14:paraId="082D52FE" w14:textId="77777777" w:rsidR="007F4FE1" w:rsidRPr="00F42D7C" w:rsidRDefault="007F4FE1" w:rsidP="007F4FE1">
      <w:pPr>
        <w:rPr>
          <w:rFonts w:ascii="Times New Roman" w:hAnsi="Times New Roman" w:cs="Times New Roman"/>
        </w:rPr>
      </w:pPr>
    </w:p>
    <w:p w14:paraId="4DD5953E" w14:textId="77777777" w:rsidR="007F4FE1" w:rsidRPr="00F42D7C" w:rsidRDefault="007F4FE1" w:rsidP="007F4FE1">
      <w:pPr>
        <w:rPr>
          <w:rFonts w:ascii="Times New Roman" w:hAnsi="Times New Roman" w:cs="Times New Roman"/>
        </w:rPr>
      </w:pPr>
    </w:p>
    <w:p w14:paraId="15CB437E" w14:textId="77777777" w:rsidR="007F4FE1" w:rsidRPr="00F42D7C" w:rsidRDefault="007F4FE1" w:rsidP="007F4FE1">
      <w:pPr>
        <w:rPr>
          <w:rFonts w:ascii="Times New Roman" w:hAnsi="Times New Roman" w:cs="Times New Roman"/>
        </w:rPr>
      </w:pPr>
    </w:p>
    <w:p w14:paraId="31E8F5B1" w14:textId="77777777" w:rsidR="007F4FE1" w:rsidRPr="00F42D7C" w:rsidRDefault="007F4FE1" w:rsidP="007F4FE1">
      <w:pPr>
        <w:rPr>
          <w:rFonts w:ascii="Times New Roman" w:hAnsi="Times New Roman" w:cs="Times New Roman"/>
        </w:rPr>
      </w:pPr>
    </w:p>
    <w:p w14:paraId="512654A0" w14:textId="77777777" w:rsidR="00AB13C4" w:rsidRPr="00F42D7C" w:rsidRDefault="00443FA1" w:rsidP="00FB66D9">
      <w:pPr>
        <w:pStyle w:val="Heading2"/>
        <w:numPr>
          <w:ilvl w:val="1"/>
          <w:numId w:val="23"/>
        </w:numPr>
        <w:spacing w:after="120" w:line="360" w:lineRule="exact"/>
        <w:ind w:left="646" w:hanging="646"/>
        <w:rPr>
          <w:rFonts w:ascii="Times New Roman" w:hAnsi="Times New Roman" w:cs="Times New Roman"/>
          <w:sz w:val="28"/>
          <w:szCs w:val="24"/>
        </w:rPr>
      </w:pPr>
      <w:bookmarkStart w:id="104" w:name="_Toc497261732"/>
      <w:r w:rsidRPr="00F42D7C">
        <w:rPr>
          <w:rFonts w:ascii="Times New Roman" w:hAnsi="Times New Roman" w:cs="Times New Roman"/>
          <w:sz w:val="28"/>
          <w:szCs w:val="24"/>
        </w:rPr>
        <w:lastRenderedPageBreak/>
        <w:t>Results</w:t>
      </w:r>
      <w:bookmarkEnd w:id="104"/>
    </w:p>
    <w:p w14:paraId="46896959" w14:textId="77777777" w:rsidR="00A332E3" w:rsidRPr="00F42D7C" w:rsidRDefault="00A332E3" w:rsidP="00D869BA">
      <w:pPr>
        <w:pStyle w:val="Heading3"/>
        <w:numPr>
          <w:ilvl w:val="2"/>
          <w:numId w:val="23"/>
        </w:numPr>
        <w:spacing w:before="240" w:afterLines="50" w:after="156"/>
        <w:rPr>
          <w:rFonts w:ascii="Times New Roman" w:hAnsi="Times New Roman" w:cs="Times New Roman"/>
          <w:color w:val="auto"/>
          <w:sz w:val="24"/>
        </w:rPr>
      </w:pPr>
      <w:bookmarkStart w:id="105" w:name="_Toc497261733"/>
      <w:r w:rsidRPr="00F42D7C">
        <w:rPr>
          <w:rFonts w:ascii="Times New Roman" w:hAnsi="Times New Roman" w:cs="Times New Roman"/>
          <w:color w:val="auto"/>
          <w:sz w:val="24"/>
        </w:rPr>
        <w:t>Focused group</w:t>
      </w:r>
      <w:bookmarkEnd w:id="105"/>
    </w:p>
    <w:p w14:paraId="209B5267" w14:textId="77777777" w:rsidR="00A332E3" w:rsidRPr="00F42D7C" w:rsidRDefault="00A332E3" w:rsidP="00A332E3">
      <w:pPr>
        <w:rPr>
          <w:rFonts w:ascii="Times New Roman" w:hAnsi="Times New Roman" w:cs="Times New Roman"/>
          <w:sz w:val="24"/>
        </w:rPr>
      </w:pPr>
      <w:r w:rsidRPr="00F42D7C">
        <w:rPr>
          <w:rFonts w:ascii="Times New Roman" w:hAnsi="Times New Roman" w:cs="Times New Roman"/>
          <w:sz w:val="24"/>
        </w:rPr>
        <w:t>Team have been performed evaluation on each visualisation and following are results-</w:t>
      </w:r>
    </w:p>
    <w:p w14:paraId="01B4EF72" w14:textId="77777777" w:rsidR="00F42D7C" w:rsidRPr="00E10E97" w:rsidRDefault="00F42D7C" w:rsidP="00F42D7C">
      <w:pPr>
        <w:rPr>
          <w:rFonts w:ascii="Times New Roman" w:eastAsia="SimSun" w:hAnsi="Times New Roman" w:cs="Times New Roman"/>
          <w:b/>
          <w:sz w:val="20"/>
          <w:szCs w:val="20"/>
          <w:lang w:val="en-US"/>
        </w:rPr>
      </w:pPr>
      <w:r w:rsidRPr="00E10E97">
        <w:rPr>
          <w:rFonts w:ascii="Times New Roman" w:eastAsia="SimSun" w:hAnsi="Times New Roman" w:cs="Times New Roman"/>
          <w:b/>
          <w:sz w:val="20"/>
          <w:szCs w:val="20"/>
          <w:lang w:val="en-US"/>
        </w:rPr>
        <w:t>Flight Network-</w:t>
      </w:r>
      <w:r w:rsidR="00660271" w:rsidRPr="00E10E97">
        <w:rPr>
          <w:rFonts w:ascii="Times New Roman" w:eastAsia="SimSun" w:hAnsi="Times New Roman" w:cs="Times New Roman"/>
          <w:b/>
          <w:sz w:val="20"/>
          <w:szCs w:val="20"/>
          <w:lang w:val="en-US"/>
        </w:rPr>
        <w:t>View Overview</w:t>
      </w:r>
      <w:r w:rsidRPr="00E10E97">
        <w:rPr>
          <w:rFonts w:ascii="Times New Roman" w:eastAsia="SimSun" w:hAnsi="Times New Roman" w:cs="Times New Roman"/>
          <w:b/>
          <w:sz w:val="20"/>
          <w:szCs w:val="20"/>
          <w:lang w:val="en-US"/>
        </w:rPr>
        <w:t xml:space="preserve"> </w:t>
      </w:r>
    </w:p>
    <w:p w14:paraId="15529A78" w14:textId="77777777" w:rsidR="00F42D7C" w:rsidRDefault="00F42D7C" w:rsidP="00E10E97">
      <w:pPr>
        <w:pStyle w:val="BodyText"/>
        <w:rPr>
          <w:rFonts w:ascii="Times New Roman" w:eastAsia="SimSun" w:hAnsi="Times New Roman"/>
          <w:sz w:val="20"/>
          <w:lang w:val="en-US"/>
        </w:rPr>
      </w:pPr>
      <w:r w:rsidRPr="00F42D7C">
        <w:rPr>
          <w:rStyle w:val="fontstyle01"/>
          <w:rFonts w:ascii="Times New Roman" w:hAnsi="Times New Roman" w:cs="Times New Roman"/>
          <w:i w:val="0"/>
          <w:iCs w:val="0"/>
          <w:sz w:val="20"/>
        </w:rPr>
        <w:t>The running time of algorithms</w:t>
      </w:r>
      <w:r w:rsidRPr="00F42D7C">
        <w:rPr>
          <w:rStyle w:val="fontstyle01"/>
          <w:rFonts w:ascii="Times New Roman" w:eastAsia="SimSun" w:hAnsi="Times New Roman" w:cs="Times New Roman"/>
          <w:i w:val="0"/>
          <w:iCs w:val="0"/>
          <w:sz w:val="20"/>
          <w:lang w:val="en-US"/>
        </w:rPr>
        <w:t xml:space="preserve"> </w:t>
      </w:r>
      <w:r w:rsidR="00660271">
        <w:rPr>
          <w:rStyle w:val="fontstyle01"/>
          <w:rFonts w:ascii="Times New Roman" w:eastAsia="SimSun" w:hAnsi="Times New Roman" w:cs="Times New Roman"/>
          <w:i w:val="0"/>
          <w:iCs w:val="0"/>
          <w:sz w:val="20"/>
          <w:lang w:val="en-US"/>
        </w:rPr>
        <w:t>is bit</w:t>
      </w:r>
      <w:r w:rsidRPr="00F42D7C">
        <w:rPr>
          <w:rStyle w:val="fontstyle01"/>
          <w:rFonts w:ascii="Times New Roman" w:eastAsia="SimSun" w:hAnsi="Times New Roman" w:cs="Times New Roman"/>
          <w:i w:val="0"/>
          <w:iCs w:val="0"/>
          <w:sz w:val="20"/>
          <w:lang w:val="en-US"/>
        </w:rPr>
        <w:t xml:space="preserve"> slower than </w:t>
      </w:r>
      <w:r w:rsidR="00E10E97">
        <w:rPr>
          <w:rStyle w:val="fontstyle01"/>
          <w:rFonts w:ascii="Times New Roman" w:eastAsia="SimSun" w:hAnsi="Times New Roman" w:cs="Times New Roman"/>
          <w:i w:val="0"/>
          <w:iCs w:val="0"/>
          <w:sz w:val="20"/>
          <w:lang w:val="en-US"/>
        </w:rPr>
        <w:t>other visualisation</w:t>
      </w:r>
      <w:r w:rsidRPr="00F42D7C">
        <w:rPr>
          <w:rStyle w:val="fontstyle01"/>
          <w:rFonts w:ascii="Times New Roman" w:hAnsi="Times New Roman" w:cs="Times New Roman"/>
          <w:i w:val="0"/>
          <w:iCs w:val="0"/>
          <w:sz w:val="20"/>
        </w:rPr>
        <w:t>.</w:t>
      </w:r>
      <w:r w:rsidR="00E10E97">
        <w:rPr>
          <w:rStyle w:val="fontstyle01"/>
          <w:rFonts w:ascii="Times New Roman" w:hAnsi="Times New Roman" w:cs="Times New Roman"/>
          <w:i w:val="0"/>
          <w:iCs w:val="0"/>
          <w:sz w:val="20"/>
        </w:rPr>
        <w:t xml:space="preserve"> </w:t>
      </w:r>
      <w:r w:rsidRPr="00F42D7C">
        <w:rPr>
          <w:rStyle w:val="fontstyle01"/>
          <w:rFonts w:ascii="Times New Roman" w:eastAsia="SimSun" w:hAnsi="Times New Roman" w:cs="Times New Roman"/>
          <w:i w:val="0"/>
          <w:iCs w:val="0"/>
          <w:sz w:val="20"/>
          <w:lang w:val="en-US"/>
        </w:rPr>
        <w:t>It contains</w:t>
      </w:r>
      <w:r w:rsidRPr="00F42D7C">
        <w:rPr>
          <w:rFonts w:ascii="Times New Roman" w:eastAsiaTheme="minorEastAsia" w:hAnsi="Times New Roman"/>
          <w:i w:val="0"/>
          <w:iCs w:val="0"/>
          <w:sz w:val="20"/>
        </w:rPr>
        <w:t xml:space="preserve"> the networks of each airports / airlines by flight delay</w:t>
      </w:r>
      <w:r w:rsidR="00E10E97">
        <w:rPr>
          <w:rFonts w:ascii="Times New Roman" w:eastAsiaTheme="minorEastAsia" w:hAnsi="Times New Roman"/>
          <w:i w:val="0"/>
          <w:iCs w:val="0"/>
          <w:sz w:val="20"/>
        </w:rPr>
        <w:t xml:space="preserve"> </w:t>
      </w:r>
      <w:r w:rsidRPr="00F42D7C">
        <w:rPr>
          <w:rFonts w:ascii="Times New Roman" w:hAnsi="Times New Roman"/>
          <w:i w:val="0"/>
          <w:iCs w:val="0"/>
          <w:sz w:val="20"/>
        </w:rPr>
        <w:t>for year from 1987 to 2008</w:t>
      </w:r>
      <w:r w:rsidR="00E10E97">
        <w:rPr>
          <w:rFonts w:ascii="Times New Roman" w:eastAsia="SimSun" w:hAnsi="Times New Roman"/>
          <w:i w:val="0"/>
          <w:iCs w:val="0"/>
          <w:sz w:val="20"/>
          <w:lang w:val="en-US"/>
        </w:rPr>
        <w:t xml:space="preserve"> and instructiveness of visualisation makes it more effective.</w:t>
      </w:r>
    </w:p>
    <w:p w14:paraId="1CFCADF6" w14:textId="77777777" w:rsidR="00E10E97" w:rsidRPr="00E10E97" w:rsidRDefault="00F42D7C" w:rsidP="00E10E97">
      <w:pPr>
        <w:rPr>
          <w:rFonts w:ascii="Times New Roman" w:eastAsia="SimSun" w:hAnsi="Times New Roman" w:cs="Times New Roman"/>
          <w:b/>
          <w:sz w:val="20"/>
          <w:szCs w:val="20"/>
          <w:lang w:val="en-US"/>
        </w:rPr>
      </w:pPr>
      <w:commentRangeStart w:id="106"/>
      <w:r w:rsidRPr="00F42D7C">
        <w:rPr>
          <w:rFonts w:ascii="Times New Roman" w:eastAsia="SimSun" w:hAnsi="Times New Roman" w:cs="Times New Roman"/>
          <w:sz w:val="20"/>
          <w:szCs w:val="20"/>
          <w:lang w:val="en-US"/>
        </w:rPr>
        <w:t>Figure.</w:t>
      </w:r>
      <w:r w:rsidR="00E10E97">
        <w:rPr>
          <w:rFonts w:ascii="Times New Roman" w:eastAsia="SimSun" w:hAnsi="Times New Roman" w:cs="Times New Roman"/>
          <w:sz w:val="20"/>
          <w:szCs w:val="20"/>
          <w:lang w:val="en-US"/>
        </w:rPr>
        <w:t xml:space="preserve">5.1.1 </w:t>
      </w:r>
      <w:r w:rsidR="00E10E97" w:rsidRPr="00E10E97">
        <w:rPr>
          <w:rFonts w:ascii="Times New Roman" w:eastAsia="SimSun" w:hAnsi="Times New Roman" w:cs="Times New Roman"/>
          <w:b/>
          <w:sz w:val="20"/>
          <w:szCs w:val="20"/>
          <w:lang w:val="en-US"/>
        </w:rPr>
        <w:t xml:space="preserve">Flight Network-View </w:t>
      </w:r>
      <w:r w:rsidR="00065707">
        <w:rPr>
          <w:rFonts w:ascii="Times New Roman" w:eastAsia="SimSun" w:hAnsi="Times New Roman" w:cs="Times New Roman"/>
          <w:b/>
          <w:sz w:val="20"/>
          <w:szCs w:val="20"/>
          <w:lang w:val="en-US"/>
        </w:rPr>
        <w:t>Interactive</w:t>
      </w:r>
      <w:r w:rsidR="00E10E97" w:rsidRPr="00E10E97">
        <w:rPr>
          <w:rFonts w:ascii="Times New Roman" w:eastAsia="SimSun" w:hAnsi="Times New Roman" w:cs="Times New Roman"/>
          <w:b/>
          <w:sz w:val="20"/>
          <w:szCs w:val="20"/>
          <w:lang w:val="en-US"/>
        </w:rPr>
        <w:t xml:space="preserve"> </w:t>
      </w:r>
      <w:r w:rsidR="00E10E97">
        <w:rPr>
          <w:rFonts w:ascii="Times New Roman" w:eastAsia="SimSun" w:hAnsi="Times New Roman" w:cs="Times New Roman"/>
          <w:b/>
          <w:sz w:val="20"/>
          <w:szCs w:val="20"/>
          <w:lang w:val="en-US"/>
        </w:rPr>
        <w:t>Evaluation</w:t>
      </w:r>
      <w:commentRangeEnd w:id="106"/>
      <w:r w:rsidR="00B2714F">
        <w:rPr>
          <w:rStyle w:val="CommentReference"/>
        </w:rPr>
        <w:commentReference w:id="106"/>
      </w:r>
    </w:p>
    <w:p w14:paraId="24AA81F9" w14:textId="77777777" w:rsidR="00F42D7C" w:rsidRPr="00F42D7C" w:rsidRDefault="00F42D7C" w:rsidP="00F42D7C">
      <w:pPr>
        <w:rPr>
          <w:rFonts w:ascii="Times New Roman" w:eastAsia="SimSun" w:hAnsi="Times New Roman" w:cs="Times New Roman"/>
          <w:sz w:val="30"/>
          <w:szCs w:val="30"/>
        </w:rPr>
      </w:pPr>
      <w:r w:rsidRPr="00F42D7C">
        <w:rPr>
          <w:rFonts w:ascii="Times New Roman" w:eastAsia="SimSun" w:hAnsi="Times New Roman" w:cs="Times New Roman"/>
          <w:noProof/>
          <w:sz w:val="30"/>
          <w:szCs w:val="30"/>
          <w:lang w:eastAsia="ko-KR"/>
        </w:rPr>
        <w:drawing>
          <wp:inline distT="0" distB="0" distL="114300" distR="114300" wp14:anchorId="4A0F12EE" wp14:editId="3F560D07">
            <wp:extent cx="3651250" cy="2615565"/>
            <wp:effectExtent l="19050" t="19050" r="25400" b="13335"/>
            <wp:docPr id="76" name="图片 1"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1"/>
                    <pic:cNvPicPr>
                      <a:picLocks noChangeAspect="1"/>
                    </pic:cNvPicPr>
                  </pic:nvPicPr>
                  <pic:blipFill>
                    <a:blip r:embed="rId33"/>
                    <a:stretch>
                      <a:fillRect/>
                    </a:stretch>
                  </pic:blipFill>
                  <pic:spPr>
                    <a:xfrm>
                      <a:off x="0" y="0"/>
                      <a:ext cx="3651250" cy="2615565"/>
                    </a:xfrm>
                    <a:prstGeom prst="rect">
                      <a:avLst/>
                    </a:prstGeom>
                    <a:ln>
                      <a:solidFill>
                        <a:schemeClr val="tx1"/>
                      </a:solidFill>
                    </a:ln>
                  </pic:spPr>
                </pic:pic>
              </a:graphicData>
            </a:graphic>
          </wp:inline>
        </w:drawing>
      </w:r>
    </w:p>
    <w:p w14:paraId="3C48EB80" w14:textId="77777777" w:rsidR="00E10E97" w:rsidRDefault="00E10E97" w:rsidP="00A332E3">
      <w:pPr>
        <w:pStyle w:val="BodyText"/>
        <w:rPr>
          <w:rFonts w:ascii="Times New Roman" w:hAnsi="Times New Roman"/>
          <w:b/>
          <w:i w:val="0"/>
          <w:color w:val="000000"/>
          <w:szCs w:val="21"/>
          <w:lang w:val="en-US" w:eastAsia="en-US"/>
        </w:rPr>
      </w:pPr>
    </w:p>
    <w:p w14:paraId="547F5043" w14:textId="77777777" w:rsidR="00F42D7C" w:rsidRPr="00F42D7C" w:rsidRDefault="00F42D7C" w:rsidP="00A332E3">
      <w:pPr>
        <w:pStyle w:val="BodyText"/>
        <w:rPr>
          <w:rFonts w:ascii="Times New Roman" w:eastAsia="SimSun" w:hAnsi="Times New Roman"/>
          <w:b/>
          <w:i w:val="0"/>
          <w:iCs w:val="0"/>
          <w:sz w:val="20"/>
          <w:lang w:val="en-US"/>
        </w:rPr>
      </w:pPr>
      <w:r w:rsidRPr="00F42D7C">
        <w:rPr>
          <w:rFonts w:ascii="Times New Roman" w:hAnsi="Times New Roman"/>
          <w:b/>
          <w:i w:val="0"/>
          <w:color w:val="000000"/>
          <w:szCs w:val="21"/>
          <w:lang w:val="en-US" w:eastAsia="en-US"/>
        </w:rPr>
        <w:t>Flight Network-View Overview</w:t>
      </w:r>
      <w:r w:rsidRPr="00F42D7C">
        <w:rPr>
          <w:rFonts w:ascii="Times New Roman" w:eastAsia="SimSun" w:hAnsi="Times New Roman"/>
          <w:b/>
          <w:i w:val="0"/>
          <w:iCs w:val="0"/>
          <w:sz w:val="20"/>
          <w:lang w:val="en-US"/>
        </w:rPr>
        <w:t xml:space="preserve"> </w:t>
      </w:r>
    </w:p>
    <w:p w14:paraId="3336EE1C" w14:textId="77777777" w:rsidR="00A332E3" w:rsidRPr="00F42D7C" w:rsidRDefault="00CF424E" w:rsidP="00A332E3">
      <w:pPr>
        <w:pStyle w:val="BodyText"/>
        <w:rPr>
          <w:rFonts w:ascii="Times New Roman" w:eastAsiaTheme="minorEastAsia" w:hAnsi="Times New Roman"/>
          <w:i w:val="0"/>
          <w:iCs w:val="0"/>
          <w:sz w:val="20"/>
        </w:rPr>
      </w:pPr>
      <w:r>
        <w:rPr>
          <w:rFonts w:ascii="Times New Roman" w:eastAsia="SimSun" w:hAnsi="Times New Roman"/>
          <w:i w:val="0"/>
          <w:iCs w:val="0"/>
          <w:sz w:val="20"/>
          <w:lang w:val="en-US"/>
        </w:rPr>
        <w:t>Visualisation</w:t>
      </w:r>
      <w:r w:rsidR="00F42D7C">
        <w:rPr>
          <w:rFonts w:ascii="Times New Roman" w:eastAsia="SimSun" w:hAnsi="Times New Roman"/>
          <w:i w:val="0"/>
          <w:iCs w:val="0"/>
          <w:sz w:val="20"/>
          <w:lang w:val="en-US"/>
        </w:rPr>
        <w:t xml:space="preserve"> </w:t>
      </w:r>
      <w:r w:rsidRPr="00F42D7C">
        <w:rPr>
          <w:rStyle w:val="fontstyle01"/>
          <w:rFonts w:ascii="Times New Roman" w:hAnsi="Times New Roman" w:cs="Times New Roman"/>
          <w:i w:val="0"/>
          <w:iCs w:val="0"/>
          <w:sz w:val="20"/>
        </w:rPr>
        <w:t>efficiency</w:t>
      </w:r>
      <w:r w:rsidR="00A332E3" w:rsidRPr="00F42D7C">
        <w:rPr>
          <w:rStyle w:val="fontstyle01"/>
          <w:rFonts w:ascii="Times New Roman" w:eastAsia="SimSun" w:hAnsi="Times New Roman" w:cs="Times New Roman"/>
          <w:i w:val="0"/>
          <w:iCs w:val="0"/>
          <w:sz w:val="20"/>
          <w:lang w:val="en-US"/>
        </w:rPr>
        <w:t xml:space="preserve"> is </w:t>
      </w:r>
      <w:r w:rsidR="00F42D7C" w:rsidRPr="00F42D7C">
        <w:rPr>
          <w:rStyle w:val="fontstyle01"/>
          <w:rFonts w:ascii="Times New Roman" w:eastAsia="SimSun" w:hAnsi="Times New Roman" w:cs="Times New Roman"/>
          <w:i w:val="0"/>
          <w:iCs w:val="0"/>
          <w:sz w:val="20"/>
          <w:lang w:val="en-US"/>
        </w:rPr>
        <w:t>excellent</w:t>
      </w:r>
      <w:r w:rsidR="00A332E3" w:rsidRPr="00F42D7C">
        <w:rPr>
          <w:rFonts w:ascii="Times New Roman" w:eastAsiaTheme="minorEastAsia" w:hAnsi="Times New Roman"/>
          <w:i w:val="0"/>
          <w:iCs w:val="0"/>
          <w:sz w:val="20"/>
          <w:lang w:val="en-US"/>
        </w:rPr>
        <w:t>.</w:t>
      </w:r>
      <w:r w:rsidR="00A332E3" w:rsidRPr="00F42D7C">
        <w:rPr>
          <w:rStyle w:val="fontstyle01"/>
          <w:rFonts w:ascii="Times New Roman" w:hAnsi="Times New Roman" w:cs="Times New Roman"/>
          <w:i w:val="0"/>
          <w:iCs w:val="0"/>
          <w:sz w:val="20"/>
        </w:rPr>
        <w:t xml:space="preserve">The running time of algorithms should </w:t>
      </w:r>
      <w:r w:rsidR="00F42D7C" w:rsidRPr="00F42D7C">
        <w:rPr>
          <w:rStyle w:val="fontstyle01"/>
          <w:rFonts w:ascii="Times New Roman" w:hAnsi="Times New Roman" w:cs="Times New Roman"/>
          <w:i w:val="0"/>
          <w:iCs w:val="0"/>
          <w:sz w:val="20"/>
        </w:rPr>
        <w:t>be reasonably</w:t>
      </w:r>
      <w:r>
        <w:rPr>
          <w:rStyle w:val="fontstyle01"/>
          <w:rFonts w:ascii="Times New Roman" w:hAnsi="Times New Roman" w:cs="Times New Roman"/>
          <w:i w:val="0"/>
          <w:iCs w:val="0"/>
          <w:sz w:val="20"/>
        </w:rPr>
        <w:t xml:space="preserve"> fast. </w:t>
      </w:r>
      <w:r w:rsidR="00A332E3" w:rsidRPr="00F42D7C">
        <w:rPr>
          <w:rStyle w:val="fontstyle01"/>
          <w:rFonts w:ascii="Times New Roman" w:eastAsia="SimSun" w:hAnsi="Times New Roman" w:cs="Times New Roman"/>
          <w:i w:val="0"/>
          <w:iCs w:val="0"/>
          <w:sz w:val="20"/>
          <w:lang w:val="en-US"/>
        </w:rPr>
        <w:t>The final drawing is beautiful.</w:t>
      </w:r>
      <w:r w:rsidR="00F42D7C">
        <w:rPr>
          <w:rStyle w:val="fontstyle01"/>
          <w:rFonts w:ascii="Times New Roman" w:eastAsia="SimSun" w:hAnsi="Times New Roman" w:cs="Times New Roman"/>
          <w:i w:val="0"/>
          <w:iCs w:val="0"/>
          <w:sz w:val="20"/>
          <w:lang w:val="en-US"/>
        </w:rPr>
        <w:t xml:space="preserve"> </w:t>
      </w:r>
      <w:r w:rsidR="00A332E3" w:rsidRPr="00F42D7C">
        <w:rPr>
          <w:rStyle w:val="fontstyle01"/>
          <w:rFonts w:ascii="Times New Roman" w:eastAsia="SimSun" w:hAnsi="Times New Roman" w:cs="Times New Roman"/>
          <w:i w:val="0"/>
          <w:iCs w:val="0"/>
          <w:sz w:val="20"/>
          <w:lang w:val="en-US"/>
        </w:rPr>
        <w:t xml:space="preserve">Most people firstly saw this </w:t>
      </w:r>
      <w:r w:rsidR="00F42D7C" w:rsidRPr="00F42D7C">
        <w:rPr>
          <w:rStyle w:val="fontstyle01"/>
          <w:rFonts w:ascii="Times New Roman" w:eastAsia="SimSun" w:hAnsi="Times New Roman" w:cs="Times New Roman"/>
          <w:i w:val="0"/>
          <w:iCs w:val="0"/>
          <w:sz w:val="20"/>
          <w:lang w:val="en-US"/>
        </w:rPr>
        <w:t>visualization, they</w:t>
      </w:r>
      <w:r w:rsidR="00A332E3" w:rsidRPr="00F42D7C">
        <w:rPr>
          <w:rStyle w:val="fontstyle01"/>
          <w:rFonts w:ascii="Times New Roman" w:eastAsia="SimSun" w:hAnsi="Times New Roman" w:cs="Times New Roman"/>
          <w:i w:val="0"/>
          <w:iCs w:val="0"/>
          <w:sz w:val="20"/>
          <w:lang w:val="en-US"/>
        </w:rPr>
        <w:t xml:space="preserve"> say the visualization is easy to understand</w:t>
      </w:r>
      <w:r>
        <w:rPr>
          <w:rStyle w:val="fontstyle01"/>
          <w:rFonts w:ascii="Times New Roman" w:eastAsia="SimSun" w:hAnsi="Times New Roman" w:cs="Times New Roman"/>
          <w:i w:val="0"/>
          <w:iCs w:val="0"/>
          <w:sz w:val="20"/>
          <w:lang w:val="en-US"/>
        </w:rPr>
        <w:t>, but in terms of effectiveness it is lacking as it gives only 1 year information and doesn’t show all airports</w:t>
      </w:r>
      <w:r w:rsidR="00065707">
        <w:rPr>
          <w:rStyle w:val="fontstyle01"/>
          <w:rFonts w:ascii="Times New Roman" w:eastAsia="SimSun" w:hAnsi="Times New Roman" w:cs="Times New Roman"/>
          <w:i w:val="0"/>
          <w:iCs w:val="0"/>
          <w:sz w:val="20"/>
          <w:lang w:val="en-US"/>
        </w:rPr>
        <w:t>.</w:t>
      </w:r>
    </w:p>
    <w:p w14:paraId="5D5984DB" w14:textId="77777777" w:rsidR="00065707" w:rsidRPr="00E10E97" w:rsidRDefault="00065707" w:rsidP="00065707">
      <w:pPr>
        <w:rPr>
          <w:rFonts w:ascii="Times New Roman" w:eastAsia="SimSun" w:hAnsi="Times New Roman" w:cs="Times New Roman"/>
          <w:b/>
          <w:sz w:val="20"/>
          <w:szCs w:val="20"/>
          <w:lang w:val="en-US"/>
        </w:rPr>
      </w:pPr>
      <w:commentRangeStart w:id="107"/>
      <w:r w:rsidRPr="00F42D7C">
        <w:rPr>
          <w:rFonts w:ascii="Times New Roman" w:eastAsia="SimSun" w:hAnsi="Times New Roman" w:cs="Times New Roman"/>
          <w:sz w:val="20"/>
          <w:szCs w:val="20"/>
          <w:lang w:val="en-US"/>
        </w:rPr>
        <w:t>Figure.</w:t>
      </w:r>
      <w:r>
        <w:rPr>
          <w:rFonts w:ascii="Times New Roman" w:eastAsia="SimSun" w:hAnsi="Times New Roman" w:cs="Times New Roman"/>
          <w:sz w:val="20"/>
          <w:szCs w:val="20"/>
          <w:lang w:val="en-US"/>
        </w:rPr>
        <w:t xml:space="preserve">5.1.2 </w:t>
      </w:r>
      <w:r w:rsidRPr="00E10E97">
        <w:rPr>
          <w:rFonts w:ascii="Times New Roman" w:eastAsia="SimSun" w:hAnsi="Times New Roman" w:cs="Times New Roman"/>
          <w:b/>
          <w:sz w:val="20"/>
          <w:szCs w:val="20"/>
          <w:lang w:val="en-US"/>
        </w:rPr>
        <w:t xml:space="preserve">Flight Network-View Overview </w:t>
      </w:r>
      <w:r>
        <w:rPr>
          <w:rFonts w:ascii="Times New Roman" w:eastAsia="SimSun" w:hAnsi="Times New Roman" w:cs="Times New Roman"/>
          <w:b/>
          <w:sz w:val="20"/>
          <w:szCs w:val="20"/>
          <w:lang w:val="en-US"/>
        </w:rPr>
        <w:t>Evaluation</w:t>
      </w:r>
      <w:commentRangeEnd w:id="107"/>
      <w:r w:rsidR="00B2714F">
        <w:rPr>
          <w:rStyle w:val="CommentReference"/>
        </w:rPr>
        <w:commentReference w:id="107"/>
      </w:r>
    </w:p>
    <w:p w14:paraId="4E4AB9D9" w14:textId="77777777" w:rsidR="00A332E3" w:rsidRPr="00F42D7C" w:rsidRDefault="00A332E3" w:rsidP="00A332E3">
      <w:pPr>
        <w:rPr>
          <w:rFonts w:ascii="Times New Roman" w:eastAsia="SimSun" w:hAnsi="Times New Roman" w:cs="Times New Roman"/>
          <w:sz w:val="30"/>
          <w:szCs w:val="30"/>
        </w:rPr>
      </w:pPr>
      <w:r w:rsidRPr="00F42D7C">
        <w:rPr>
          <w:rFonts w:ascii="Times New Roman" w:eastAsia="SimSun" w:hAnsi="Times New Roman" w:cs="Times New Roman"/>
          <w:noProof/>
          <w:sz w:val="30"/>
          <w:szCs w:val="30"/>
          <w:lang w:eastAsia="ko-KR"/>
        </w:rPr>
        <w:drawing>
          <wp:inline distT="0" distB="0" distL="114300" distR="114300" wp14:anchorId="633E93D7" wp14:editId="72BA9830">
            <wp:extent cx="3481070" cy="2507615"/>
            <wp:effectExtent l="19050" t="19050" r="24130" b="26035"/>
            <wp:docPr id="70" name="图片 27"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1"/>
                    <pic:cNvPicPr>
                      <a:picLocks noChangeAspect="1"/>
                    </pic:cNvPicPr>
                  </pic:nvPicPr>
                  <pic:blipFill>
                    <a:blip r:embed="rId34"/>
                    <a:stretch>
                      <a:fillRect/>
                    </a:stretch>
                  </pic:blipFill>
                  <pic:spPr>
                    <a:xfrm>
                      <a:off x="0" y="0"/>
                      <a:ext cx="3481070" cy="2507615"/>
                    </a:xfrm>
                    <a:prstGeom prst="rect">
                      <a:avLst/>
                    </a:prstGeom>
                    <a:ln>
                      <a:solidFill>
                        <a:schemeClr val="tx1"/>
                      </a:solidFill>
                    </a:ln>
                  </pic:spPr>
                </pic:pic>
              </a:graphicData>
            </a:graphic>
          </wp:inline>
        </w:drawing>
      </w:r>
    </w:p>
    <w:p w14:paraId="23C89014" w14:textId="77777777" w:rsidR="00A332E3" w:rsidRPr="00F42D7C" w:rsidRDefault="00F42D7C" w:rsidP="00F42D7C">
      <w:pPr>
        <w:pStyle w:val="BodyText"/>
        <w:rPr>
          <w:rFonts w:ascii="Times New Roman" w:hAnsi="Times New Roman"/>
          <w:b/>
          <w:i w:val="0"/>
          <w:color w:val="000000"/>
          <w:szCs w:val="21"/>
          <w:lang w:val="en-US" w:eastAsia="en-US"/>
        </w:rPr>
      </w:pPr>
      <w:r w:rsidRPr="00F42D7C">
        <w:rPr>
          <w:rFonts w:ascii="Times New Roman" w:hAnsi="Times New Roman"/>
          <w:b/>
          <w:i w:val="0"/>
          <w:color w:val="000000"/>
          <w:szCs w:val="21"/>
          <w:lang w:val="en-US" w:eastAsia="en-US"/>
        </w:rPr>
        <w:lastRenderedPageBreak/>
        <w:t>Seasonal Effect – Heat Map</w:t>
      </w:r>
    </w:p>
    <w:p w14:paraId="604C055D" w14:textId="77777777" w:rsidR="00065707" w:rsidRPr="00F42D7C" w:rsidRDefault="00CF424E" w:rsidP="00065707">
      <w:pPr>
        <w:pStyle w:val="BodyText"/>
        <w:rPr>
          <w:rStyle w:val="fontstyle01"/>
          <w:rFonts w:ascii="Times New Roman" w:eastAsia="SimSun" w:hAnsi="Times New Roman" w:cs="Times New Roman"/>
          <w:i w:val="0"/>
          <w:iCs w:val="0"/>
          <w:sz w:val="20"/>
          <w:lang w:val="en-US"/>
        </w:rPr>
      </w:pPr>
      <w:r>
        <w:rPr>
          <w:rFonts w:ascii="Times New Roman" w:eastAsia="SimSun" w:hAnsi="Times New Roman"/>
          <w:i w:val="0"/>
          <w:iCs w:val="0"/>
          <w:sz w:val="20"/>
          <w:lang w:val="en-US"/>
        </w:rPr>
        <w:t xml:space="preserve">Heat map </w:t>
      </w:r>
      <w:r w:rsidRPr="00F42D7C">
        <w:rPr>
          <w:rStyle w:val="fontstyle01"/>
          <w:rFonts w:ascii="Times New Roman" w:hAnsi="Times New Roman" w:cs="Times New Roman"/>
          <w:i w:val="0"/>
          <w:iCs w:val="0"/>
          <w:sz w:val="20"/>
        </w:rPr>
        <w:t>efficiency</w:t>
      </w:r>
      <w:r w:rsidR="00A332E3" w:rsidRPr="00F42D7C">
        <w:rPr>
          <w:rStyle w:val="fontstyle01"/>
          <w:rFonts w:ascii="Times New Roman" w:eastAsia="SimSun" w:hAnsi="Times New Roman" w:cs="Times New Roman"/>
          <w:i w:val="0"/>
          <w:iCs w:val="0"/>
          <w:sz w:val="20"/>
          <w:lang w:val="en-US"/>
        </w:rPr>
        <w:t xml:space="preserve"> is </w:t>
      </w:r>
      <w:r>
        <w:rPr>
          <w:rStyle w:val="fontstyle01"/>
          <w:rFonts w:ascii="Times New Roman" w:eastAsia="SimSun" w:hAnsi="Times New Roman" w:cs="Times New Roman"/>
          <w:i w:val="0"/>
          <w:iCs w:val="0"/>
          <w:sz w:val="20"/>
          <w:lang w:val="en-US"/>
        </w:rPr>
        <w:t>very good</w:t>
      </w:r>
      <w:r w:rsidR="00065707">
        <w:rPr>
          <w:rStyle w:val="fontstyle01"/>
          <w:rFonts w:ascii="Times New Roman" w:eastAsia="SimSun" w:hAnsi="Times New Roman" w:cs="Times New Roman"/>
          <w:i w:val="0"/>
          <w:iCs w:val="0"/>
          <w:sz w:val="20"/>
          <w:lang w:val="en-US"/>
        </w:rPr>
        <w:t xml:space="preserve"> and visualisation very clearly identify flight delay pattern for 2 decades. Due to calendar view visualisation is not prettier. </w:t>
      </w:r>
    </w:p>
    <w:p w14:paraId="5F76A02B" w14:textId="77777777" w:rsidR="00065707" w:rsidRDefault="00065707" w:rsidP="00A332E3">
      <w:pPr>
        <w:pStyle w:val="BodyText"/>
        <w:rPr>
          <w:rFonts w:ascii="Times New Roman" w:eastAsia="SimSun" w:hAnsi="Times New Roman"/>
          <w:sz w:val="20"/>
          <w:lang w:val="en-US"/>
        </w:rPr>
      </w:pPr>
    </w:p>
    <w:p w14:paraId="64EB743A" w14:textId="77777777" w:rsidR="00065707" w:rsidRPr="00F42D7C" w:rsidRDefault="00065707" w:rsidP="00065707">
      <w:pPr>
        <w:pStyle w:val="BodyText"/>
        <w:rPr>
          <w:rFonts w:ascii="Times New Roman" w:hAnsi="Times New Roman"/>
          <w:b/>
          <w:i w:val="0"/>
          <w:color w:val="000000"/>
          <w:szCs w:val="21"/>
          <w:lang w:val="en-US" w:eastAsia="en-US"/>
        </w:rPr>
      </w:pPr>
      <w:commentRangeStart w:id="108"/>
      <w:r w:rsidRPr="00065707">
        <w:rPr>
          <w:rFonts w:ascii="Times New Roman" w:eastAsia="SimSun" w:hAnsi="Times New Roman"/>
          <w:i w:val="0"/>
          <w:sz w:val="20"/>
          <w:lang w:val="en-US"/>
        </w:rPr>
        <w:t>Figure.5.1.</w:t>
      </w:r>
      <w:r w:rsidR="0063147F">
        <w:rPr>
          <w:rFonts w:ascii="Times New Roman" w:eastAsia="SimSun" w:hAnsi="Times New Roman"/>
          <w:i w:val="0"/>
          <w:sz w:val="20"/>
          <w:lang w:val="en-US"/>
        </w:rPr>
        <w:t>3</w:t>
      </w:r>
      <w:r>
        <w:rPr>
          <w:rFonts w:ascii="Times New Roman" w:eastAsia="SimSun" w:hAnsi="Times New Roman"/>
          <w:sz w:val="20"/>
          <w:lang w:val="en-US"/>
        </w:rPr>
        <w:t xml:space="preserve"> </w:t>
      </w:r>
      <w:r w:rsidRPr="00F42D7C">
        <w:rPr>
          <w:rFonts w:ascii="Times New Roman" w:hAnsi="Times New Roman"/>
          <w:b/>
          <w:i w:val="0"/>
          <w:color w:val="000000"/>
          <w:szCs w:val="21"/>
          <w:lang w:val="en-US" w:eastAsia="en-US"/>
        </w:rPr>
        <w:t>Seasonal Effect – Heat Map</w:t>
      </w:r>
      <w:commentRangeEnd w:id="108"/>
      <w:r w:rsidR="00B2714F">
        <w:rPr>
          <w:rStyle w:val="CommentReference"/>
          <w:rFonts w:asciiTheme="minorHAnsi" w:eastAsiaTheme="minorEastAsia" w:hAnsiTheme="minorHAnsi" w:cstheme="minorBidi"/>
          <w:i w:val="0"/>
          <w:iCs w:val="0"/>
          <w:kern w:val="2"/>
        </w:rPr>
        <w:commentReference w:id="108"/>
      </w:r>
    </w:p>
    <w:p w14:paraId="37D6B069" w14:textId="77777777" w:rsidR="00A332E3" w:rsidRPr="00F42D7C" w:rsidRDefault="00A332E3" w:rsidP="00A332E3">
      <w:pPr>
        <w:rPr>
          <w:rFonts w:ascii="Times New Roman" w:eastAsia="SimSun" w:hAnsi="Times New Roman" w:cs="Times New Roman"/>
          <w:sz w:val="30"/>
          <w:szCs w:val="30"/>
        </w:rPr>
      </w:pPr>
      <w:r w:rsidRPr="00F42D7C">
        <w:rPr>
          <w:rFonts w:ascii="Times New Roman" w:eastAsia="SimSun" w:hAnsi="Times New Roman" w:cs="Times New Roman"/>
          <w:noProof/>
          <w:sz w:val="30"/>
          <w:szCs w:val="30"/>
          <w:lang w:eastAsia="ko-KR"/>
        </w:rPr>
        <w:drawing>
          <wp:inline distT="0" distB="0" distL="114300" distR="114300" wp14:anchorId="7B6D57A7" wp14:editId="2CC8A95D">
            <wp:extent cx="3576761" cy="2413488"/>
            <wp:effectExtent l="19050" t="19050" r="23689" b="24912"/>
            <wp:docPr id="72" name="图片 2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B"/>
                    <pic:cNvPicPr>
                      <a:picLocks noChangeAspect="1"/>
                    </pic:cNvPicPr>
                  </pic:nvPicPr>
                  <pic:blipFill>
                    <a:blip r:embed="rId35"/>
                    <a:stretch>
                      <a:fillRect/>
                    </a:stretch>
                  </pic:blipFill>
                  <pic:spPr>
                    <a:xfrm>
                      <a:off x="0" y="0"/>
                      <a:ext cx="3564564" cy="2405258"/>
                    </a:xfrm>
                    <a:prstGeom prst="rect">
                      <a:avLst/>
                    </a:prstGeom>
                    <a:ln>
                      <a:solidFill>
                        <a:schemeClr val="tx1"/>
                      </a:solidFill>
                    </a:ln>
                  </pic:spPr>
                </pic:pic>
              </a:graphicData>
            </a:graphic>
          </wp:inline>
        </w:drawing>
      </w:r>
    </w:p>
    <w:p w14:paraId="423A6FBB" w14:textId="77777777" w:rsidR="00065707" w:rsidRDefault="00065707" w:rsidP="00A332E3">
      <w:pPr>
        <w:rPr>
          <w:rFonts w:ascii="Times New Roman" w:eastAsia="Times New Roman" w:hAnsi="Times New Roman" w:cs="Times New Roman"/>
          <w:b/>
          <w:iCs/>
          <w:color w:val="000000"/>
          <w:kern w:val="0"/>
          <w:sz w:val="22"/>
          <w:szCs w:val="21"/>
          <w:lang w:val="en-US" w:eastAsia="en-US"/>
        </w:rPr>
      </w:pPr>
    </w:p>
    <w:p w14:paraId="56DD2CA1" w14:textId="77777777" w:rsidR="00A332E3" w:rsidRPr="00065707" w:rsidRDefault="00F42D7C" w:rsidP="00A332E3">
      <w:pPr>
        <w:rPr>
          <w:rFonts w:ascii="Times New Roman" w:eastAsia="Times New Roman" w:hAnsi="Times New Roman" w:cs="Times New Roman"/>
          <w:b/>
          <w:iCs/>
          <w:color w:val="000000"/>
          <w:kern w:val="0"/>
          <w:sz w:val="22"/>
          <w:szCs w:val="21"/>
          <w:lang w:val="en-US" w:eastAsia="en-US"/>
        </w:rPr>
      </w:pPr>
      <w:r w:rsidRPr="00065707">
        <w:rPr>
          <w:rFonts w:ascii="Times New Roman" w:eastAsia="Times New Roman" w:hAnsi="Times New Roman" w:cs="Times New Roman"/>
          <w:b/>
          <w:iCs/>
          <w:color w:val="000000"/>
          <w:kern w:val="0"/>
          <w:sz w:val="22"/>
          <w:szCs w:val="21"/>
          <w:lang w:val="en-US" w:eastAsia="en-US"/>
        </w:rPr>
        <w:t>Best and Worst Airport – Heat Map</w:t>
      </w:r>
    </w:p>
    <w:p w14:paraId="7E05F234" w14:textId="77777777" w:rsidR="00463EF0" w:rsidRDefault="00463EF0" w:rsidP="00A332E3">
      <w:pPr>
        <w:pStyle w:val="BodyText"/>
        <w:rPr>
          <w:rFonts w:ascii="Times New Roman" w:eastAsia="SimSun" w:hAnsi="Times New Roman"/>
          <w:i w:val="0"/>
          <w:iCs w:val="0"/>
          <w:sz w:val="20"/>
          <w:lang w:val="en-US"/>
        </w:rPr>
      </w:pPr>
      <w:r>
        <w:rPr>
          <w:rFonts w:ascii="Times New Roman" w:eastAsia="SimSun" w:hAnsi="Times New Roman"/>
          <w:i w:val="0"/>
          <w:iCs w:val="0"/>
          <w:sz w:val="20"/>
          <w:lang w:val="en-US"/>
        </w:rPr>
        <w:t xml:space="preserve">This </w:t>
      </w:r>
      <w:r w:rsidRPr="006F04CE">
        <w:rPr>
          <w:rFonts w:ascii="Times New Roman" w:eastAsia="SimSun" w:hAnsi="Times New Roman"/>
          <w:i w:val="0"/>
          <w:iCs w:val="0"/>
          <w:sz w:val="20"/>
          <w:rPrChange w:id="109" w:author="Young CHOI" w:date="2017-11-01T10:57:00Z">
            <w:rPr>
              <w:rFonts w:ascii="Times New Roman" w:eastAsia="SimSun" w:hAnsi="Times New Roman"/>
              <w:i w:val="0"/>
              <w:iCs w:val="0"/>
              <w:sz w:val="20"/>
              <w:lang w:val="en-US"/>
            </w:rPr>
          </w:rPrChange>
        </w:rPr>
        <w:t>Visualisation</w:t>
      </w:r>
      <w:r>
        <w:rPr>
          <w:rFonts w:ascii="Times New Roman" w:eastAsia="SimSun" w:hAnsi="Times New Roman"/>
          <w:i w:val="0"/>
          <w:iCs w:val="0"/>
          <w:sz w:val="20"/>
          <w:lang w:val="en-US"/>
        </w:rPr>
        <w:t xml:space="preserve"> of </w:t>
      </w:r>
      <w:r w:rsidR="00A332E3" w:rsidRPr="00F42D7C">
        <w:rPr>
          <w:rFonts w:ascii="Times New Roman" w:eastAsia="SimSun" w:hAnsi="Times New Roman"/>
          <w:i w:val="0"/>
          <w:iCs w:val="0"/>
          <w:sz w:val="20"/>
          <w:lang w:val="en-US"/>
        </w:rPr>
        <w:t xml:space="preserve">best or worst airports </w:t>
      </w:r>
      <w:r w:rsidRPr="00F42D7C">
        <w:rPr>
          <w:rFonts w:ascii="Times New Roman" w:eastAsia="SimSun" w:hAnsi="Times New Roman"/>
          <w:i w:val="0"/>
          <w:iCs w:val="0"/>
          <w:sz w:val="20"/>
          <w:lang w:val="en-US"/>
        </w:rPr>
        <w:t xml:space="preserve">performance </w:t>
      </w:r>
      <w:r w:rsidR="00E03000" w:rsidRPr="00F42D7C">
        <w:rPr>
          <w:rFonts w:ascii="Times New Roman" w:eastAsia="SimSun" w:hAnsi="Times New Roman"/>
          <w:i w:val="0"/>
          <w:iCs w:val="0"/>
          <w:sz w:val="20"/>
          <w:lang w:val="en-US"/>
        </w:rPr>
        <w:t>is</w:t>
      </w:r>
      <w:r w:rsidR="00A332E3" w:rsidRPr="00F42D7C">
        <w:rPr>
          <w:rFonts w:ascii="Times New Roman" w:eastAsia="SimSun" w:hAnsi="Times New Roman"/>
          <w:i w:val="0"/>
          <w:iCs w:val="0"/>
          <w:sz w:val="20"/>
          <w:lang w:val="en-US"/>
        </w:rPr>
        <w:t xml:space="preserve"> visualized </w:t>
      </w:r>
      <w:r>
        <w:rPr>
          <w:rFonts w:ascii="Times New Roman" w:eastAsia="SimSun" w:hAnsi="Times New Roman"/>
          <w:i w:val="0"/>
          <w:iCs w:val="0"/>
          <w:sz w:val="20"/>
          <w:lang w:val="en-US"/>
        </w:rPr>
        <w:t>in T</w:t>
      </w:r>
      <w:r w:rsidR="00A332E3" w:rsidRPr="00F42D7C">
        <w:rPr>
          <w:rFonts w:ascii="Times New Roman" w:eastAsia="SimSun" w:hAnsi="Times New Roman"/>
          <w:i w:val="0"/>
          <w:iCs w:val="0"/>
          <w:sz w:val="20"/>
          <w:lang w:val="en-US"/>
        </w:rPr>
        <w:t>ableau.</w:t>
      </w:r>
    </w:p>
    <w:p w14:paraId="4529AD4D" w14:textId="77777777" w:rsidR="00A332E3" w:rsidRPr="00F42D7C" w:rsidRDefault="00A332E3" w:rsidP="00A332E3">
      <w:pPr>
        <w:pStyle w:val="BodyText"/>
        <w:rPr>
          <w:rStyle w:val="fontstyle01"/>
          <w:rFonts w:ascii="Times New Roman" w:eastAsia="SimSun" w:hAnsi="Times New Roman" w:cs="Times New Roman"/>
          <w:i w:val="0"/>
          <w:iCs w:val="0"/>
          <w:sz w:val="20"/>
          <w:lang w:val="en-US"/>
        </w:rPr>
      </w:pPr>
      <w:r w:rsidRPr="00F42D7C">
        <w:rPr>
          <w:rFonts w:ascii="Times New Roman" w:eastAsia="SimSun" w:hAnsi="Times New Roman"/>
          <w:i w:val="0"/>
          <w:iCs w:val="0"/>
          <w:sz w:val="20"/>
          <w:lang w:val="en-US"/>
        </w:rPr>
        <w:t>The method to use different colors is a very good way to show the difference,</w:t>
      </w:r>
      <w:r w:rsidR="00463EF0">
        <w:rPr>
          <w:rFonts w:ascii="Times New Roman" w:eastAsia="SimSun" w:hAnsi="Times New Roman"/>
          <w:i w:val="0"/>
          <w:iCs w:val="0"/>
          <w:sz w:val="20"/>
          <w:lang w:val="en-US"/>
        </w:rPr>
        <w:t xml:space="preserve"> </w:t>
      </w:r>
      <w:r w:rsidR="00463EF0" w:rsidRPr="00F42D7C">
        <w:rPr>
          <w:rStyle w:val="fontstyle01"/>
          <w:rFonts w:ascii="Times New Roman" w:hAnsi="Times New Roman" w:cs="Times New Roman"/>
          <w:i w:val="0"/>
          <w:iCs w:val="0"/>
          <w:sz w:val="20"/>
        </w:rPr>
        <w:t>the</w:t>
      </w:r>
      <w:r w:rsidRPr="00F42D7C">
        <w:rPr>
          <w:rStyle w:val="fontstyle01"/>
          <w:rFonts w:ascii="Times New Roman" w:hAnsi="Times New Roman" w:cs="Times New Roman"/>
          <w:i w:val="0"/>
          <w:iCs w:val="0"/>
          <w:sz w:val="20"/>
        </w:rPr>
        <w:t xml:space="preserve"> running time of algorithms </w:t>
      </w:r>
      <w:r w:rsidR="00463EF0">
        <w:rPr>
          <w:rStyle w:val="fontstyle01"/>
          <w:rFonts w:ascii="Times New Roman" w:hAnsi="Times New Roman" w:cs="Times New Roman"/>
          <w:i w:val="0"/>
          <w:iCs w:val="0"/>
          <w:sz w:val="20"/>
        </w:rPr>
        <w:t xml:space="preserve">is </w:t>
      </w:r>
      <w:r w:rsidRPr="00F42D7C">
        <w:rPr>
          <w:rStyle w:val="fontstyle01"/>
          <w:rFonts w:ascii="Times New Roman" w:hAnsi="Times New Roman" w:cs="Times New Roman"/>
          <w:i w:val="0"/>
          <w:iCs w:val="0"/>
          <w:sz w:val="20"/>
        </w:rPr>
        <w:t>reasonably fast.</w:t>
      </w:r>
      <w:ins w:id="110" w:author="Young CHOI" w:date="2017-11-01T10:55:00Z">
        <w:r w:rsidR="00886B12">
          <w:rPr>
            <w:rStyle w:val="fontstyle01"/>
            <w:rFonts w:ascii="Times New Roman" w:hAnsi="Times New Roman" w:cs="Times New Roman"/>
            <w:i w:val="0"/>
            <w:iCs w:val="0"/>
            <w:sz w:val="20"/>
          </w:rPr>
          <w:t xml:space="preserve"> </w:t>
        </w:r>
      </w:ins>
      <w:r w:rsidRPr="00F42D7C">
        <w:rPr>
          <w:rStyle w:val="fontstyle01"/>
          <w:rFonts w:ascii="Times New Roman" w:eastAsia="SimSun" w:hAnsi="Times New Roman" w:cs="Times New Roman"/>
          <w:i w:val="0"/>
          <w:iCs w:val="0"/>
          <w:sz w:val="20"/>
          <w:lang w:val="en-US"/>
        </w:rPr>
        <w:t>The final drawing is beautiful</w:t>
      </w:r>
      <w:r w:rsidR="00463EF0">
        <w:rPr>
          <w:rStyle w:val="fontstyle01"/>
          <w:rFonts w:ascii="Times New Roman" w:eastAsia="SimSun" w:hAnsi="Times New Roman" w:cs="Times New Roman"/>
          <w:i w:val="0"/>
          <w:iCs w:val="0"/>
          <w:sz w:val="20"/>
          <w:lang w:val="en-US"/>
        </w:rPr>
        <w:t xml:space="preserve"> and m</w:t>
      </w:r>
      <w:r w:rsidRPr="00F42D7C">
        <w:rPr>
          <w:rStyle w:val="fontstyle01"/>
          <w:rFonts w:ascii="Times New Roman" w:eastAsia="SimSun" w:hAnsi="Times New Roman" w:cs="Times New Roman"/>
          <w:i w:val="0"/>
          <w:iCs w:val="0"/>
          <w:sz w:val="20"/>
          <w:lang w:val="en-US"/>
        </w:rPr>
        <w:t>ost people can catch the point of the visualization.</w:t>
      </w:r>
    </w:p>
    <w:p w14:paraId="6AEA38EA" w14:textId="77777777" w:rsidR="00A332E3" w:rsidRPr="00F42D7C" w:rsidRDefault="00A332E3" w:rsidP="00A332E3">
      <w:pPr>
        <w:pStyle w:val="BodyText"/>
        <w:rPr>
          <w:rStyle w:val="fontstyle01"/>
          <w:rFonts w:ascii="Times New Roman" w:eastAsia="SimSun" w:hAnsi="Times New Roman" w:cs="Times New Roman"/>
          <w:sz w:val="20"/>
          <w:lang w:val="en-US"/>
        </w:rPr>
      </w:pPr>
    </w:p>
    <w:p w14:paraId="36964FF6" w14:textId="77777777" w:rsidR="00065707" w:rsidRPr="00065707" w:rsidRDefault="00065707" w:rsidP="00065707">
      <w:pPr>
        <w:rPr>
          <w:rFonts w:ascii="Times New Roman" w:eastAsia="Times New Roman" w:hAnsi="Times New Roman" w:cs="Times New Roman"/>
          <w:b/>
          <w:iCs/>
          <w:color w:val="000000"/>
          <w:kern w:val="0"/>
          <w:sz w:val="22"/>
          <w:szCs w:val="21"/>
          <w:lang w:val="en-US" w:eastAsia="en-US"/>
        </w:rPr>
      </w:pPr>
      <w:commentRangeStart w:id="111"/>
      <w:r w:rsidRPr="0063147F">
        <w:rPr>
          <w:rFonts w:ascii="Times New Roman" w:eastAsia="SimSun" w:hAnsi="Times New Roman" w:cs="Times New Roman"/>
          <w:sz w:val="20"/>
          <w:szCs w:val="20"/>
          <w:lang w:val="en-US"/>
        </w:rPr>
        <w:t>Figure.5.1.</w:t>
      </w:r>
      <w:r w:rsidR="0063147F" w:rsidRPr="0063147F">
        <w:rPr>
          <w:rFonts w:ascii="Times New Roman" w:eastAsia="SimSun" w:hAnsi="Times New Roman" w:cs="Times New Roman"/>
          <w:sz w:val="20"/>
          <w:szCs w:val="20"/>
          <w:lang w:val="en-US"/>
        </w:rPr>
        <w:t>4</w:t>
      </w:r>
      <w:r w:rsidR="0063147F">
        <w:rPr>
          <w:rFonts w:ascii="Times New Roman" w:eastAsia="SimSun" w:hAnsi="Times New Roman" w:cs="Times New Roman"/>
          <w:i/>
          <w:sz w:val="20"/>
          <w:szCs w:val="20"/>
          <w:lang w:val="en-US"/>
        </w:rPr>
        <w:t xml:space="preserve"> </w:t>
      </w:r>
      <w:r w:rsidRPr="00065707">
        <w:rPr>
          <w:rFonts w:ascii="Times New Roman" w:eastAsia="Times New Roman" w:hAnsi="Times New Roman" w:cs="Times New Roman"/>
          <w:b/>
          <w:iCs/>
          <w:color w:val="000000"/>
          <w:kern w:val="0"/>
          <w:sz w:val="22"/>
          <w:szCs w:val="21"/>
          <w:lang w:val="en-US" w:eastAsia="en-US"/>
        </w:rPr>
        <w:t>Best and Worst Airport – Heat Map</w:t>
      </w:r>
      <w:commentRangeEnd w:id="111"/>
      <w:r w:rsidR="00B2714F">
        <w:rPr>
          <w:rStyle w:val="CommentReference"/>
        </w:rPr>
        <w:commentReference w:id="111"/>
      </w:r>
    </w:p>
    <w:p w14:paraId="3F865A06" w14:textId="77777777" w:rsidR="00A332E3" w:rsidRPr="00F42D7C" w:rsidRDefault="00A332E3" w:rsidP="00A332E3">
      <w:pPr>
        <w:rPr>
          <w:rFonts w:ascii="Times New Roman" w:eastAsia="SimSun" w:hAnsi="Times New Roman" w:cs="Times New Roman"/>
          <w:sz w:val="30"/>
          <w:szCs w:val="30"/>
        </w:rPr>
      </w:pPr>
      <w:r w:rsidRPr="00F42D7C">
        <w:rPr>
          <w:rFonts w:ascii="Times New Roman" w:eastAsia="SimSun" w:hAnsi="Times New Roman" w:cs="Times New Roman"/>
          <w:noProof/>
          <w:sz w:val="30"/>
          <w:szCs w:val="30"/>
          <w:lang w:eastAsia="ko-KR"/>
        </w:rPr>
        <w:drawing>
          <wp:inline distT="0" distB="0" distL="114300" distR="114300" wp14:anchorId="29162CD4" wp14:editId="52C284E6">
            <wp:extent cx="3474009" cy="2549769"/>
            <wp:effectExtent l="19050" t="19050" r="12141" b="21981"/>
            <wp:docPr id="73" name="图片 3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
                    <pic:cNvPicPr>
                      <a:picLocks noChangeAspect="1"/>
                    </pic:cNvPicPr>
                  </pic:nvPicPr>
                  <pic:blipFill>
                    <a:blip r:embed="rId36"/>
                    <a:stretch>
                      <a:fillRect/>
                    </a:stretch>
                  </pic:blipFill>
                  <pic:spPr>
                    <a:xfrm>
                      <a:off x="0" y="0"/>
                      <a:ext cx="3475892" cy="2551151"/>
                    </a:xfrm>
                    <a:prstGeom prst="rect">
                      <a:avLst/>
                    </a:prstGeom>
                    <a:ln>
                      <a:solidFill>
                        <a:schemeClr val="tx1"/>
                      </a:solidFill>
                    </a:ln>
                  </pic:spPr>
                </pic:pic>
              </a:graphicData>
            </a:graphic>
          </wp:inline>
        </w:drawing>
      </w:r>
    </w:p>
    <w:p w14:paraId="203860DD" w14:textId="77777777" w:rsidR="00A332E3" w:rsidRDefault="00A332E3" w:rsidP="00A332E3">
      <w:pPr>
        <w:rPr>
          <w:rFonts w:ascii="Times New Roman" w:eastAsia="SimSun" w:hAnsi="Times New Roman" w:cs="Times New Roman"/>
          <w:sz w:val="30"/>
          <w:szCs w:val="30"/>
        </w:rPr>
      </w:pPr>
    </w:p>
    <w:p w14:paraId="2DE8B91B" w14:textId="77777777" w:rsidR="00463EF0" w:rsidRPr="00F42D7C" w:rsidRDefault="00463EF0" w:rsidP="00A332E3">
      <w:pPr>
        <w:rPr>
          <w:rFonts w:ascii="Times New Roman" w:eastAsia="SimSun" w:hAnsi="Times New Roman" w:cs="Times New Roman"/>
          <w:sz w:val="30"/>
          <w:szCs w:val="30"/>
        </w:rPr>
      </w:pPr>
    </w:p>
    <w:p w14:paraId="54120AD6" w14:textId="77777777" w:rsidR="0063147F" w:rsidRPr="0063147F" w:rsidRDefault="0063147F" w:rsidP="00A332E3">
      <w:pPr>
        <w:pStyle w:val="BodyText"/>
        <w:rPr>
          <w:rFonts w:ascii="Times New Roman" w:hAnsi="Times New Roman"/>
          <w:b/>
          <w:i w:val="0"/>
          <w:color w:val="000000"/>
          <w:szCs w:val="21"/>
          <w:lang w:val="en-US" w:eastAsia="en-US"/>
        </w:rPr>
      </w:pPr>
      <w:r w:rsidRPr="0063147F">
        <w:rPr>
          <w:rFonts w:ascii="Times New Roman" w:hAnsi="Times New Roman"/>
          <w:b/>
          <w:i w:val="0"/>
          <w:color w:val="000000"/>
          <w:szCs w:val="21"/>
          <w:lang w:val="en-US" w:eastAsia="en-US"/>
        </w:rPr>
        <w:lastRenderedPageBreak/>
        <w:t>Airline</w:t>
      </w:r>
      <w:r>
        <w:rPr>
          <w:rFonts w:ascii="Times New Roman" w:hAnsi="Times New Roman"/>
          <w:b/>
          <w:i w:val="0"/>
          <w:color w:val="000000"/>
          <w:szCs w:val="21"/>
          <w:lang w:val="en-US" w:eastAsia="en-US"/>
        </w:rPr>
        <w:t>s</w:t>
      </w:r>
      <w:r w:rsidRPr="0063147F">
        <w:rPr>
          <w:rFonts w:ascii="Times New Roman" w:hAnsi="Times New Roman"/>
          <w:b/>
          <w:i w:val="0"/>
          <w:color w:val="000000"/>
          <w:szCs w:val="21"/>
          <w:lang w:val="en-US" w:eastAsia="en-US"/>
        </w:rPr>
        <w:t xml:space="preserve"> Performance</w:t>
      </w:r>
      <w:r>
        <w:rPr>
          <w:rFonts w:ascii="Times New Roman" w:hAnsi="Times New Roman"/>
          <w:b/>
          <w:i w:val="0"/>
          <w:color w:val="000000"/>
          <w:szCs w:val="21"/>
          <w:lang w:val="en-US" w:eastAsia="en-US"/>
        </w:rPr>
        <w:t xml:space="preserve"> – Bubble Charts</w:t>
      </w:r>
    </w:p>
    <w:p w14:paraId="53369F43" w14:textId="77777777" w:rsidR="00A332E3" w:rsidRPr="0063147F" w:rsidRDefault="0063147F" w:rsidP="00A332E3">
      <w:pPr>
        <w:pStyle w:val="BodyText"/>
        <w:rPr>
          <w:rStyle w:val="fontstyle01"/>
          <w:rFonts w:ascii="Times New Roman" w:eastAsia="SimSun" w:hAnsi="Times New Roman" w:cs="Times New Roman"/>
          <w:iCs w:val="0"/>
          <w:sz w:val="20"/>
        </w:rPr>
      </w:pPr>
      <w:r w:rsidRPr="0063147F">
        <w:rPr>
          <w:rStyle w:val="fontstyle01"/>
          <w:rFonts w:ascii="Times New Roman" w:eastAsia="SimSun" w:hAnsi="Times New Roman" w:cs="Times New Roman"/>
          <w:i w:val="0"/>
          <w:iCs w:val="0"/>
          <w:sz w:val="20"/>
        </w:rPr>
        <w:t xml:space="preserve">Visualisation </w:t>
      </w:r>
      <w:r w:rsidR="00A332E3" w:rsidRPr="0063147F">
        <w:rPr>
          <w:rStyle w:val="fontstyle01"/>
          <w:rFonts w:ascii="Times New Roman" w:eastAsia="SimSun" w:hAnsi="Times New Roman" w:cs="Times New Roman"/>
          <w:i w:val="0"/>
          <w:iCs w:val="0"/>
          <w:sz w:val="20"/>
        </w:rPr>
        <w:t>show</w:t>
      </w:r>
      <w:r w:rsidRPr="0063147F">
        <w:rPr>
          <w:rStyle w:val="fontstyle01"/>
          <w:rFonts w:ascii="Times New Roman" w:eastAsia="SimSun" w:hAnsi="Times New Roman" w:cs="Times New Roman"/>
          <w:i w:val="0"/>
          <w:iCs w:val="0"/>
          <w:sz w:val="20"/>
        </w:rPr>
        <w:t>s</w:t>
      </w:r>
      <w:r w:rsidR="00A332E3" w:rsidRPr="0063147F">
        <w:rPr>
          <w:rStyle w:val="fontstyle01"/>
          <w:rFonts w:ascii="Times New Roman" w:eastAsia="SimSun" w:hAnsi="Times New Roman" w:cs="Times New Roman"/>
          <w:i w:val="0"/>
          <w:iCs w:val="0"/>
          <w:sz w:val="20"/>
        </w:rPr>
        <w:t xml:space="preserve"> the best or worst performance airline or carriers</w:t>
      </w:r>
      <w:r w:rsidRPr="0063147F">
        <w:rPr>
          <w:rStyle w:val="fontstyle01"/>
          <w:rFonts w:ascii="Times New Roman" w:eastAsia="SimSun" w:hAnsi="Times New Roman" w:cs="Times New Roman"/>
          <w:i w:val="0"/>
          <w:iCs w:val="0"/>
          <w:sz w:val="20"/>
        </w:rPr>
        <w:t xml:space="preserve">. </w:t>
      </w:r>
      <w:r w:rsidRPr="0063147F">
        <w:rPr>
          <w:rStyle w:val="fontstyle01"/>
          <w:rFonts w:ascii="Times New Roman" w:eastAsia="SimSun" w:hAnsi="Times New Roman" w:cs="Times New Roman"/>
          <w:i w:val="0"/>
          <w:iCs w:val="0"/>
          <w:sz w:val="20"/>
          <w:lang w:val="en-US"/>
        </w:rPr>
        <w:t xml:space="preserve">Due to bubble charts, the final drawing is </w:t>
      </w:r>
      <w:r>
        <w:rPr>
          <w:rStyle w:val="fontstyle01"/>
          <w:rFonts w:ascii="Times New Roman" w:eastAsia="SimSun" w:hAnsi="Times New Roman" w:cs="Times New Roman"/>
          <w:i w:val="0"/>
          <w:iCs w:val="0"/>
          <w:sz w:val="20"/>
          <w:lang w:val="en-US"/>
        </w:rPr>
        <w:t>very beautiful</w:t>
      </w:r>
      <w:r w:rsidRPr="0063147F">
        <w:rPr>
          <w:rStyle w:val="fontstyle01"/>
          <w:rFonts w:ascii="Times New Roman" w:eastAsia="SimSun" w:hAnsi="Times New Roman" w:cs="Times New Roman"/>
          <w:i w:val="0"/>
          <w:iCs w:val="0"/>
          <w:sz w:val="20"/>
          <w:lang w:val="en-US"/>
        </w:rPr>
        <w:t>.</w:t>
      </w:r>
      <w:r>
        <w:rPr>
          <w:rStyle w:val="fontstyle01"/>
          <w:rFonts w:ascii="Times New Roman" w:eastAsia="SimSun" w:hAnsi="Times New Roman" w:cs="Times New Roman"/>
          <w:i w:val="0"/>
          <w:iCs w:val="0"/>
          <w:sz w:val="20"/>
          <w:lang w:val="en-US"/>
        </w:rPr>
        <w:t xml:space="preserve"> </w:t>
      </w:r>
      <w:r w:rsidRPr="0063147F">
        <w:rPr>
          <w:rStyle w:val="fontstyle01"/>
          <w:rFonts w:ascii="Times New Roman" w:eastAsia="SimSun" w:hAnsi="Times New Roman" w:cs="Times New Roman"/>
          <w:i w:val="0"/>
          <w:iCs w:val="0"/>
          <w:sz w:val="20"/>
          <w:lang w:val="en-US"/>
        </w:rPr>
        <w:t>Visual</w:t>
      </w:r>
      <w:r>
        <w:rPr>
          <w:rStyle w:val="fontstyle01"/>
          <w:rFonts w:ascii="Times New Roman" w:eastAsia="SimSun" w:hAnsi="Times New Roman" w:cs="Times New Roman"/>
          <w:i w:val="0"/>
          <w:iCs w:val="0"/>
          <w:sz w:val="20"/>
          <w:lang w:val="en-US"/>
        </w:rPr>
        <w:t>is</w:t>
      </w:r>
      <w:r w:rsidRPr="0063147F">
        <w:rPr>
          <w:rStyle w:val="fontstyle01"/>
          <w:rFonts w:ascii="Times New Roman" w:eastAsia="SimSun" w:hAnsi="Times New Roman" w:cs="Times New Roman"/>
          <w:i w:val="0"/>
          <w:iCs w:val="0"/>
          <w:sz w:val="20"/>
          <w:lang w:val="en-US"/>
        </w:rPr>
        <w:t xml:space="preserve">ation efficiency is good due </w:t>
      </w:r>
      <w:r w:rsidR="00A332E3" w:rsidRPr="0063147F">
        <w:rPr>
          <w:rStyle w:val="fontstyle01"/>
          <w:rFonts w:ascii="Times New Roman" w:eastAsia="SimSun" w:hAnsi="Times New Roman" w:cs="Times New Roman"/>
          <w:i w:val="0"/>
          <w:iCs w:val="0"/>
          <w:sz w:val="20"/>
          <w:lang w:val="en-US"/>
        </w:rPr>
        <w:t xml:space="preserve">to </w:t>
      </w:r>
      <w:r w:rsidR="00A332E3" w:rsidRPr="0063147F">
        <w:rPr>
          <w:rStyle w:val="fontstyle01"/>
          <w:rFonts w:ascii="Times New Roman" w:eastAsia="SimSun" w:hAnsi="Times New Roman" w:cs="Times New Roman"/>
          <w:iCs w:val="0"/>
          <w:sz w:val="20"/>
          <w:lang w:val="en-US"/>
        </w:rPr>
        <w:t>Force Directed algorithm</w:t>
      </w:r>
      <w:r w:rsidR="00A332E3" w:rsidRPr="0063147F">
        <w:rPr>
          <w:rStyle w:val="fontstyle01"/>
          <w:rFonts w:ascii="Times New Roman" w:eastAsia="SimSun" w:hAnsi="Times New Roman" w:cs="Times New Roman"/>
          <w:iCs w:val="0"/>
          <w:sz w:val="20"/>
        </w:rPr>
        <w:t>.</w:t>
      </w:r>
      <w:r>
        <w:rPr>
          <w:rStyle w:val="fontstyle01"/>
          <w:rFonts w:ascii="Times New Roman" w:eastAsia="SimSun" w:hAnsi="Times New Roman" w:cs="Times New Roman"/>
          <w:iCs w:val="0"/>
          <w:sz w:val="20"/>
        </w:rPr>
        <w:t xml:space="preserve"> </w:t>
      </w:r>
      <w:r w:rsidRPr="0063147F">
        <w:rPr>
          <w:rStyle w:val="fontstyle01"/>
          <w:rFonts w:ascii="Times New Roman" w:eastAsia="SimSun" w:hAnsi="Times New Roman" w:cs="Times New Roman"/>
          <w:i w:val="0"/>
          <w:iCs w:val="0"/>
          <w:sz w:val="20"/>
          <w:lang w:val="en-US"/>
        </w:rPr>
        <w:t xml:space="preserve">Audience seeing this visualisation first time raises many questions </w:t>
      </w:r>
      <w:r>
        <w:rPr>
          <w:rStyle w:val="fontstyle01"/>
          <w:rFonts w:ascii="Times New Roman" w:eastAsia="SimSun" w:hAnsi="Times New Roman" w:cs="Times New Roman"/>
          <w:i w:val="0"/>
          <w:iCs w:val="0"/>
          <w:sz w:val="20"/>
          <w:lang w:val="en-US"/>
        </w:rPr>
        <w:t xml:space="preserve">as airline code is given as label </w:t>
      </w:r>
      <w:r w:rsidRPr="0063147F">
        <w:rPr>
          <w:rStyle w:val="fontstyle01"/>
          <w:rFonts w:ascii="Times New Roman" w:eastAsia="SimSun" w:hAnsi="Times New Roman" w:cs="Times New Roman"/>
          <w:i w:val="0"/>
          <w:iCs w:val="0"/>
          <w:sz w:val="20"/>
          <w:lang w:val="en-US"/>
        </w:rPr>
        <w:t xml:space="preserve">but due to interactive feature </w:t>
      </w:r>
      <w:r w:rsidR="00A332E3" w:rsidRPr="0063147F">
        <w:rPr>
          <w:rStyle w:val="fontstyle01"/>
          <w:rFonts w:ascii="Times New Roman" w:eastAsia="SimSun" w:hAnsi="Times New Roman" w:cs="Times New Roman"/>
          <w:i w:val="0"/>
          <w:iCs w:val="0"/>
          <w:sz w:val="20"/>
          <w:lang w:val="en-US"/>
        </w:rPr>
        <w:t xml:space="preserve">visualization is easy to </w:t>
      </w:r>
      <w:r w:rsidRPr="0063147F">
        <w:rPr>
          <w:rStyle w:val="fontstyle01"/>
          <w:rFonts w:ascii="Times New Roman" w:eastAsia="SimSun" w:hAnsi="Times New Roman" w:cs="Times New Roman"/>
          <w:i w:val="0"/>
          <w:iCs w:val="0"/>
          <w:sz w:val="20"/>
          <w:lang w:val="en-US"/>
        </w:rPr>
        <w:t>understand.</w:t>
      </w:r>
    </w:p>
    <w:p w14:paraId="7188C047" w14:textId="77777777" w:rsidR="0063147F" w:rsidRPr="00065707" w:rsidRDefault="0063147F" w:rsidP="0063147F">
      <w:pPr>
        <w:rPr>
          <w:rFonts w:ascii="Times New Roman" w:eastAsia="Times New Roman" w:hAnsi="Times New Roman" w:cs="Times New Roman"/>
          <w:b/>
          <w:iCs/>
          <w:color w:val="000000"/>
          <w:kern w:val="0"/>
          <w:sz w:val="22"/>
          <w:szCs w:val="21"/>
          <w:lang w:val="en-US" w:eastAsia="en-US"/>
        </w:rPr>
      </w:pPr>
      <w:commentRangeStart w:id="112"/>
      <w:commentRangeStart w:id="113"/>
      <w:r w:rsidRPr="0063147F">
        <w:rPr>
          <w:rFonts w:ascii="Times New Roman" w:eastAsia="SimSun" w:hAnsi="Times New Roman" w:cs="Times New Roman"/>
          <w:sz w:val="20"/>
          <w:szCs w:val="20"/>
          <w:lang w:val="en-US"/>
        </w:rPr>
        <w:t>Figure.5.1.5</w:t>
      </w:r>
      <w:r>
        <w:rPr>
          <w:rFonts w:ascii="Times New Roman" w:eastAsia="SimSun" w:hAnsi="Times New Roman" w:cs="Times New Roman"/>
          <w:i/>
          <w:sz w:val="20"/>
          <w:szCs w:val="20"/>
          <w:lang w:val="en-US"/>
        </w:rPr>
        <w:t xml:space="preserve"> </w:t>
      </w:r>
      <w:r>
        <w:rPr>
          <w:rFonts w:ascii="Times New Roman" w:eastAsia="Times New Roman" w:hAnsi="Times New Roman" w:cs="Times New Roman"/>
          <w:b/>
          <w:iCs/>
          <w:color w:val="000000"/>
          <w:kern w:val="0"/>
          <w:sz w:val="22"/>
          <w:szCs w:val="21"/>
          <w:lang w:val="en-US" w:eastAsia="en-US"/>
        </w:rPr>
        <w:t>Airlines Performance bubble Charts</w:t>
      </w:r>
      <w:commentRangeEnd w:id="112"/>
      <w:r w:rsidR="00B2714F">
        <w:rPr>
          <w:rStyle w:val="CommentReference"/>
        </w:rPr>
        <w:commentReference w:id="112"/>
      </w:r>
      <w:commentRangeEnd w:id="113"/>
      <w:r w:rsidR="00B2714F">
        <w:rPr>
          <w:rStyle w:val="CommentReference"/>
        </w:rPr>
        <w:commentReference w:id="113"/>
      </w:r>
    </w:p>
    <w:p w14:paraId="2645560F" w14:textId="77777777" w:rsidR="00A332E3" w:rsidRPr="00F42D7C" w:rsidRDefault="00A332E3" w:rsidP="00A332E3">
      <w:pPr>
        <w:rPr>
          <w:rFonts w:ascii="Times New Roman" w:eastAsia="SimSun" w:hAnsi="Times New Roman" w:cs="Times New Roman"/>
          <w:sz w:val="20"/>
          <w:szCs w:val="20"/>
        </w:rPr>
      </w:pPr>
      <w:r w:rsidRPr="00F42D7C">
        <w:rPr>
          <w:rFonts w:ascii="Times New Roman" w:eastAsia="SimSun" w:hAnsi="Times New Roman" w:cs="Times New Roman"/>
          <w:noProof/>
          <w:sz w:val="20"/>
          <w:szCs w:val="20"/>
          <w:lang w:eastAsia="ko-KR"/>
        </w:rPr>
        <w:drawing>
          <wp:inline distT="0" distB="0" distL="114300" distR="114300" wp14:anchorId="0B715B20" wp14:editId="16C19FDD">
            <wp:extent cx="3591658" cy="2542442"/>
            <wp:effectExtent l="19050" t="19050" r="27842" b="10258"/>
            <wp:docPr id="75" name="图片 31"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E"/>
                    <pic:cNvPicPr>
                      <a:picLocks noChangeAspect="1"/>
                    </pic:cNvPicPr>
                  </pic:nvPicPr>
                  <pic:blipFill>
                    <a:blip r:embed="rId37"/>
                    <a:stretch>
                      <a:fillRect/>
                    </a:stretch>
                  </pic:blipFill>
                  <pic:spPr>
                    <a:xfrm>
                      <a:off x="0" y="0"/>
                      <a:ext cx="3591658" cy="2542442"/>
                    </a:xfrm>
                    <a:prstGeom prst="rect">
                      <a:avLst/>
                    </a:prstGeom>
                    <a:ln>
                      <a:solidFill>
                        <a:schemeClr val="tx1"/>
                      </a:solidFill>
                    </a:ln>
                  </pic:spPr>
                </pic:pic>
              </a:graphicData>
            </a:graphic>
          </wp:inline>
        </w:drawing>
      </w:r>
    </w:p>
    <w:p w14:paraId="4D035770" w14:textId="77777777" w:rsidR="00BF3BD8" w:rsidRDefault="00BF3BD8" w:rsidP="00BF3BD8">
      <w:pPr>
        <w:pStyle w:val="BodyText"/>
        <w:rPr>
          <w:rFonts w:ascii="Times New Roman" w:hAnsi="Times New Roman"/>
          <w:b/>
          <w:i w:val="0"/>
          <w:color w:val="000000"/>
          <w:szCs w:val="21"/>
          <w:lang w:val="en-US" w:eastAsia="en-US"/>
        </w:rPr>
      </w:pPr>
    </w:p>
    <w:p w14:paraId="143E434D" w14:textId="77777777" w:rsidR="00BF3BD8" w:rsidRPr="0063147F" w:rsidRDefault="00BF3BD8" w:rsidP="00BF3BD8">
      <w:pPr>
        <w:pStyle w:val="BodyText"/>
        <w:rPr>
          <w:rFonts w:ascii="Times New Roman" w:hAnsi="Times New Roman"/>
          <w:b/>
          <w:i w:val="0"/>
          <w:color w:val="000000"/>
          <w:szCs w:val="21"/>
          <w:lang w:val="en-US" w:eastAsia="en-US"/>
        </w:rPr>
      </w:pPr>
      <w:r>
        <w:rPr>
          <w:rFonts w:ascii="Times New Roman" w:hAnsi="Times New Roman"/>
          <w:b/>
          <w:i w:val="0"/>
          <w:color w:val="000000"/>
          <w:szCs w:val="21"/>
          <w:lang w:val="en-US" w:eastAsia="en-US"/>
        </w:rPr>
        <w:t>Delay Reasons and types of Correlations</w:t>
      </w:r>
    </w:p>
    <w:p w14:paraId="33A88BC2" w14:textId="77777777" w:rsidR="00A332E3" w:rsidRPr="00BF3BD8" w:rsidRDefault="00A332E3" w:rsidP="00A332E3">
      <w:pPr>
        <w:pStyle w:val="BodyText"/>
        <w:rPr>
          <w:rStyle w:val="fontstyle01"/>
          <w:rFonts w:ascii="Times New Roman" w:eastAsia="SimSun" w:hAnsi="Times New Roman" w:cs="Times New Roman"/>
          <w:i w:val="0"/>
          <w:iCs w:val="0"/>
          <w:sz w:val="20"/>
        </w:rPr>
      </w:pPr>
      <w:r w:rsidRPr="00BF3BD8">
        <w:rPr>
          <w:rStyle w:val="fontstyle01"/>
          <w:rFonts w:ascii="Times New Roman" w:eastAsia="SimSun" w:hAnsi="Times New Roman" w:cs="Times New Roman"/>
          <w:i w:val="0"/>
          <w:iCs w:val="0"/>
          <w:sz w:val="20"/>
        </w:rPr>
        <w:t xml:space="preserve">The visualization is </w:t>
      </w:r>
      <w:r w:rsidR="00BF3BD8" w:rsidRPr="00BF3BD8">
        <w:rPr>
          <w:rStyle w:val="fontstyle01"/>
          <w:rFonts w:ascii="Times New Roman" w:eastAsia="SimSun" w:hAnsi="Times New Roman" w:cs="Times New Roman"/>
          <w:i w:val="0"/>
          <w:iCs w:val="0"/>
          <w:sz w:val="20"/>
        </w:rPr>
        <w:t>very impressive and very efficient</w:t>
      </w:r>
      <w:r w:rsidRPr="00BF3BD8">
        <w:rPr>
          <w:rStyle w:val="fontstyle01"/>
          <w:rFonts w:ascii="Times New Roman" w:eastAsia="SimSun" w:hAnsi="Times New Roman" w:cs="Times New Roman"/>
          <w:i w:val="0"/>
          <w:iCs w:val="0"/>
          <w:sz w:val="20"/>
        </w:rPr>
        <w:t>.</w:t>
      </w:r>
      <w:r w:rsidR="00BF3BD8" w:rsidRPr="00BF3BD8">
        <w:rPr>
          <w:rStyle w:val="fontstyle01"/>
          <w:rFonts w:ascii="Times New Roman" w:eastAsia="SimSun" w:hAnsi="Times New Roman" w:cs="Times New Roman"/>
          <w:i w:val="0"/>
          <w:iCs w:val="0"/>
          <w:sz w:val="20"/>
        </w:rPr>
        <w:t xml:space="preserve"> However, it is not so easy to understand by most people at first glance. It</w:t>
      </w:r>
      <w:r w:rsidRPr="00BF3BD8">
        <w:rPr>
          <w:rStyle w:val="fontstyle01"/>
          <w:rFonts w:ascii="Times New Roman" w:eastAsia="SimSun" w:hAnsi="Times New Roman" w:cs="Times New Roman"/>
          <w:i w:val="0"/>
          <w:iCs w:val="0"/>
          <w:sz w:val="20"/>
        </w:rPr>
        <w:t xml:space="preserve"> </w:t>
      </w:r>
      <w:r w:rsidR="00BF3BD8" w:rsidRPr="00BF3BD8">
        <w:rPr>
          <w:rStyle w:val="fontstyle01"/>
          <w:rFonts w:ascii="Times New Roman" w:eastAsia="SimSun" w:hAnsi="Times New Roman" w:cs="Times New Roman"/>
          <w:i w:val="0"/>
          <w:iCs w:val="0"/>
          <w:sz w:val="20"/>
        </w:rPr>
        <w:t>shows</w:t>
      </w:r>
      <w:r w:rsidRPr="00BF3BD8">
        <w:rPr>
          <w:rStyle w:val="fontstyle01"/>
          <w:rFonts w:ascii="Times New Roman" w:eastAsia="SimSun" w:hAnsi="Times New Roman" w:cs="Times New Roman"/>
          <w:i w:val="0"/>
          <w:iCs w:val="0"/>
          <w:sz w:val="20"/>
        </w:rPr>
        <w:t xml:space="preserve"> the relationship between </w:t>
      </w:r>
      <w:r w:rsidRPr="00BF3BD8">
        <w:rPr>
          <w:rStyle w:val="fontstyle01"/>
          <w:rFonts w:ascii="Times New Roman" w:eastAsia="SimSun" w:hAnsi="Times New Roman" w:cs="Times New Roman"/>
          <w:iCs w:val="0"/>
          <w:sz w:val="20"/>
        </w:rPr>
        <w:t xml:space="preserve">delay reasons and the overall </w:t>
      </w:r>
      <w:r w:rsidR="00BF3BD8" w:rsidRPr="00BF3BD8">
        <w:rPr>
          <w:rStyle w:val="fontstyle01"/>
          <w:rFonts w:ascii="Times New Roman" w:eastAsia="SimSun" w:hAnsi="Times New Roman" w:cs="Times New Roman"/>
          <w:iCs w:val="0"/>
          <w:sz w:val="20"/>
        </w:rPr>
        <w:t>flight</w:t>
      </w:r>
      <w:r w:rsidRPr="00BF3BD8">
        <w:rPr>
          <w:rStyle w:val="fontstyle01"/>
          <w:rFonts w:ascii="Times New Roman" w:eastAsia="SimSun" w:hAnsi="Times New Roman" w:cs="Times New Roman"/>
          <w:iCs w:val="0"/>
          <w:sz w:val="20"/>
        </w:rPr>
        <w:t xml:space="preserve"> delays</w:t>
      </w:r>
      <w:r w:rsidRPr="00BF3BD8">
        <w:rPr>
          <w:rStyle w:val="fontstyle01"/>
          <w:rFonts w:ascii="Times New Roman" w:eastAsia="SimSun" w:hAnsi="Times New Roman" w:cs="Times New Roman"/>
          <w:i w:val="0"/>
          <w:iCs w:val="0"/>
          <w:sz w:val="20"/>
        </w:rPr>
        <w:t>.</w:t>
      </w:r>
    </w:p>
    <w:p w14:paraId="64066073" w14:textId="77777777" w:rsidR="00A332E3" w:rsidRPr="00F42D7C" w:rsidRDefault="00A332E3" w:rsidP="00A332E3">
      <w:pPr>
        <w:pStyle w:val="BodyText"/>
        <w:rPr>
          <w:rStyle w:val="fontstyle01"/>
          <w:rFonts w:ascii="Times New Roman" w:eastAsia="SimSun" w:hAnsi="Times New Roman" w:cs="Times New Roman"/>
          <w:sz w:val="20"/>
          <w:lang w:val="en-US"/>
        </w:rPr>
      </w:pPr>
    </w:p>
    <w:p w14:paraId="63AF06D9" w14:textId="77777777" w:rsidR="00BF3BD8" w:rsidRPr="0063147F" w:rsidRDefault="00BF3BD8" w:rsidP="00BF3BD8">
      <w:pPr>
        <w:pStyle w:val="BodyText"/>
        <w:rPr>
          <w:rFonts w:ascii="Times New Roman" w:hAnsi="Times New Roman"/>
          <w:b/>
          <w:i w:val="0"/>
          <w:color w:val="000000"/>
          <w:szCs w:val="21"/>
          <w:lang w:val="en-US" w:eastAsia="en-US"/>
        </w:rPr>
      </w:pPr>
      <w:commentRangeStart w:id="114"/>
      <w:r w:rsidRPr="0063147F">
        <w:rPr>
          <w:rFonts w:ascii="Times New Roman" w:eastAsia="SimSun" w:hAnsi="Times New Roman"/>
          <w:sz w:val="20"/>
          <w:lang w:val="en-US"/>
        </w:rPr>
        <w:t>Figure.5.1.</w:t>
      </w:r>
      <w:r>
        <w:rPr>
          <w:rFonts w:ascii="Times New Roman" w:eastAsia="SimSun" w:hAnsi="Times New Roman"/>
          <w:sz w:val="20"/>
          <w:lang w:val="en-US"/>
        </w:rPr>
        <w:t>6</w:t>
      </w:r>
      <w:r>
        <w:rPr>
          <w:rFonts w:ascii="Times New Roman" w:eastAsia="SimSun" w:hAnsi="Times New Roman"/>
          <w:i w:val="0"/>
          <w:sz w:val="20"/>
          <w:lang w:val="en-US"/>
        </w:rPr>
        <w:t xml:space="preserve"> </w:t>
      </w:r>
      <w:r>
        <w:rPr>
          <w:rFonts w:ascii="Times New Roman" w:hAnsi="Times New Roman"/>
          <w:b/>
          <w:i w:val="0"/>
          <w:color w:val="000000"/>
          <w:szCs w:val="21"/>
          <w:lang w:val="en-US" w:eastAsia="en-US"/>
        </w:rPr>
        <w:t>Delay Reasons and types of Correlations</w:t>
      </w:r>
      <w:commentRangeEnd w:id="114"/>
      <w:r w:rsidR="00B2714F">
        <w:rPr>
          <w:rStyle w:val="CommentReference"/>
          <w:rFonts w:asciiTheme="minorHAnsi" w:eastAsiaTheme="minorEastAsia" w:hAnsiTheme="minorHAnsi" w:cstheme="minorBidi"/>
          <w:i w:val="0"/>
          <w:iCs w:val="0"/>
          <w:kern w:val="2"/>
        </w:rPr>
        <w:commentReference w:id="114"/>
      </w:r>
    </w:p>
    <w:p w14:paraId="4CA6A253" w14:textId="77777777" w:rsidR="00A332E3" w:rsidRPr="00F42D7C" w:rsidRDefault="00A332E3" w:rsidP="00A332E3">
      <w:pPr>
        <w:rPr>
          <w:rFonts w:ascii="Times New Roman" w:eastAsia="SimSun" w:hAnsi="Times New Roman" w:cs="Times New Roman"/>
          <w:sz w:val="20"/>
          <w:szCs w:val="20"/>
        </w:rPr>
      </w:pPr>
      <w:r w:rsidRPr="00F42D7C">
        <w:rPr>
          <w:rFonts w:ascii="Times New Roman" w:eastAsia="SimSun" w:hAnsi="Times New Roman" w:cs="Times New Roman"/>
          <w:noProof/>
          <w:sz w:val="30"/>
          <w:szCs w:val="30"/>
          <w:lang w:eastAsia="ko-KR"/>
        </w:rPr>
        <w:drawing>
          <wp:inline distT="0" distB="0" distL="114300" distR="114300" wp14:anchorId="1D1E8E78" wp14:editId="384C5960">
            <wp:extent cx="3562350" cy="2671931"/>
            <wp:effectExtent l="19050" t="19050" r="19050" b="14119"/>
            <wp:docPr id="4" name="图片 32"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
                    <pic:cNvPicPr>
                      <a:picLocks noChangeAspect="1"/>
                    </pic:cNvPicPr>
                  </pic:nvPicPr>
                  <pic:blipFill>
                    <a:blip r:embed="rId38"/>
                    <a:stretch>
                      <a:fillRect/>
                    </a:stretch>
                  </pic:blipFill>
                  <pic:spPr>
                    <a:xfrm>
                      <a:off x="0" y="0"/>
                      <a:ext cx="3566167" cy="2674794"/>
                    </a:xfrm>
                    <a:prstGeom prst="rect">
                      <a:avLst/>
                    </a:prstGeom>
                    <a:ln>
                      <a:solidFill>
                        <a:schemeClr val="tx1"/>
                      </a:solidFill>
                    </a:ln>
                  </pic:spPr>
                </pic:pic>
              </a:graphicData>
            </a:graphic>
          </wp:inline>
        </w:drawing>
      </w:r>
    </w:p>
    <w:p w14:paraId="2FAE2EC8" w14:textId="77777777" w:rsidR="00A332E3" w:rsidRPr="00F42D7C" w:rsidRDefault="00A332E3" w:rsidP="00A332E3">
      <w:pPr>
        <w:rPr>
          <w:rFonts w:ascii="Times New Roman" w:eastAsia="SimSun" w:hAnsi="Times New Roman" w:cs="Times New Roman"/>
          <w:sz w:val="30"/>
          <w:szCs w:val="30"/>
        </w:rPr>
      </w:pPr>
    </w:p>
    <w:p w14:paraId="48458652" w14:textId="77777777" w:rsidR="00A332E3" w:rsidRPr="00F42D7C" w:rsidRDefault="00A332E3" w:rsidP="00A332E3">
      <w:pPr>
        <w:rPr>
          <w:rFonts w:ascii="Times New Roman" w:hAnsi="Times New Roman" w:cs="Times New Roman"/>
          <w:sz w:val="24"/>
        </w:rPr>
      </w:pPr>
    </w:p>
    <w:p w14:paraId="2E3EE58F" w14:textId="77777777" w:rsidR="00A332E3" w:rsidRPr="00F42D7C" w:rsidRDefault="00A332E3" w:rsidP="00A332E3">
      <w:pPr>
        <w:rPr>
          <w:rFonts w:ascii="Times New Roman" w:hAnsi="Times New Roman" w:cs="Times New Roman"/>
        </w:rPr>
      </w:pPr>
    </w:p>
    <w:p w14:paraId="3DF97CC3" w14:textId="77777777" w:rsidR="00F740D4" w:rsidRPr="00F42D7C" w:rsidRDefault="00F740D4" w:rsidP="00D869BA">
      <w:pPr>
        <w:pStyle w:val="Heading3"/>
        <w:numPr>
          <w:ilvl w:val="2"/>
          <w:numId w:val="23"/>
        </w:numPr>
        <w:spacing w:before="240" w:afterLines="50" w:after="156"/>
        <w:rPr>
          <w:rFonts w:ascii="Times New Roman" w:hAnsi="Times New Roman" w:cs="Times New Roman"/>
          <w:color w:val="auto"/>
          <w:sz w:val="24"/>
        </w:rPr>
      </w:pPr>
      <w:bookmarkStart w:id="115" w:name="_Toc497261734"/>
      <w:r w:rsidRPr="00F42D7C">
        <w:rPr>
          <w:rFonts w:ascii="Times New Roman" w:hAnsi="Times New Roman" w:cs="Times New Roman"/>
          <w:color w:val="auto"/>
          <w:sz w:val="24"/>
        </w:rPr>
        <w:lastRenderedPageBreak/>
        <w:t>Survey</w:t>
      </w:r>
      <w:r w:rsidR="007768EC" w:rsidRPr="00F42D7C">
        <w:rPr>
          <w:rFonts w:ascii="Times New Roman" w:hAnsi="Times New Roman" w:cs="Times New Roman"/>
          <w:color w:val="auto"/>
          <w:sz w:val="24"/>
        </w:rPr>
        <w:t xml:space="preserve"> (Questionnaire)</w:t>
      </w:r>
      <w:r w:rsidR="00FB66D9" w:rsidRPr="00F42D7C">
        <w:rPr>
          <w:rFonts w:ascii="Times New Roman" w:hAnsi="Times New Roman" w:cs="Times New Roman"/>
          <w:color w:val="auto"/>
          <w:sz w:val="24"/>
        </w:rPr>
        <w:t xml:space="preserve"> </w:t>
      </w:r>
      <w:r w:rsidR="007F4FE1" w:rsidRPr="00F42D7C">
        <w:rPr>
          <w:rFonts w:ascii="Times New Roman" w:hAnsi="Times New Roman" w:cs="Times New Roman"/>
          <w:color w:val="auto"/>
          <w:sz w:val="24"/>
        </w:rPr>
        <w:t>Results</w:t>
      </w:r>
      <w:bookmarkEnd w:id="115"/>
    </w:p>
    <w:p w14:paraId="27340834" w14:textId="77777777" w:rsidR="00F740D4" w:rsidRPr="00F42D7C" w:rsidRDefault="0053077F" w:rsidP="00443FA1">
      <w:pPr>
        <w:rPr>
          <w:rFonts w:ascii="Times New Roman" w:hAnsi="Times New Roman" w:cs="Times New Roman"/>
          <w:sz w:val="24"/>
        </w:rPr>
      </w:pPr>
      <w:r w:rsidRPr="00F42D7C">
        <w:rPr>
          <w:rFonts w:ascii="Times New Roman" w:hAnsi="Times New Roman" w:cs="Times New Roman"/>
          <w:sz w:val="24"/>
        </w:rPr>
        <w:t xml:space="preserve">15 responses </w:t>
      </w:r>
      <w:r w:rsidR="00727019" w:rsidRPr="00F42D7C">
        <w:rPr>
          <w:rFonts w:ascii="Times New Roman" w:hAnsi="Times New Roman" w:cs="Times New Roman"/>
          <w:sz w:val="24"/>
        </w:rPr>
        <w:t>have</w:t>
      </w:r>
      <w:r w:rsidRPr="00F42D7C">
        <w:rPr>
          <w:rFonts w:ascii="Times New Roman" w:hAnsi="Times New Roman" w:cs="Times New Roman"/>
          <w:sz w:val="24"/>
        </w:rPr>
        <w:t xml:space="preserve"> been received</w:t>
      </w:r>
      <w:r w:rsidR="00D602E0">
        <w:rPr>
          <w:rFonts w:ascii="Times New Roman" w:hAnsi="Times New Roman" w:cs="Times New Roman"/>
          <w:sz w:val="24"/>
        </w:rPr>
        <w:t xml:space="preserve"> on VA system specific questions/tasks</w:t>
      </w:r>
      <w:r w:rsidRPr="00F42D7C">
        <w:rPr>
          <w:rFonts w:ascii="Times New Roman" w:hAnsi="Times New Roman" w:cs="Times New Roman"/>
          <w:sz w:val="24"/>
        </w:rPr>
        <w:t>, following is summary of response received</w:t>
      </w:r>
      <w:r w:rsidR="007768EC" w:rsidRPr="00F42D7C">
        <w:rPr>
          <w:rFonts w:ascii="Times New Roman" w:hAnsi="Times New Roman" w:cs="Times New Roman"/>
          <w:sz w:val="24"/>
        </w:rPr>
        <w:t xml:space="preserve">, </w:t>
      </w:r>
      <w:r w:rsidR="00727019" w:rsidRPr="00F42D7C">
        <w:rPr>
          <w:rFonts w:ascii="Times New Roman" w:hAnsi="Times New Roman" w:cs="Times New Roman"/>
          <w:sz w:val="24"/>
        </w:rPr>
        <w:t xml:space="preserve">and </w:t>
      </w:r>
      <w:r w:rsidR="007F4FE1" w:rsidRPr="00F42D7C">
        <w:rPr>
          <w:rFonts w:ascii="Times New Roman" w:hAnsi="Times New Roman" w:cs="Times New Roman"/>
          <w:sz w:val="24"/>
        </w:rPr>
        <w:t xml:space="preserve">details of survey format </w:t>
      </w:r>
      <w:r w:rsidR="00D602E0">
        <w:rPr>
          <w:rFonts w:ascii="Times New Roman" w:hAnsi="Times New Roman" w:cs="Times New Roman"/>
          <w:sz w:val="24"/>
        </w:rPr>
        <w:t xml:space="preserve">including questions/task </w:t>
      </w:r>
      <w:r w:rsidR="007F4FE1" w:rsidRPr="00F42D7C">
        <w:rPr>
          <w:rFonts w:ascii="Times New Roman" w:hAnsi="Times New Roman" w:cs="Times New Roman"/>
          <w:sz w:val="24"/>
        </w:rPr>
        <w:t>are</w:t>
      </w:r>
      <w:r w:rsidR="007768EC" w:rsidRPr="00F42D7C">
        <w:rPr>
          <w:rFonts w:ascii="Times New Roman" w:hAnsi="Times New Roman" w:cs="Times New Roman"/>
          <w:sz w:val="24"/>
        </w:rPr>
        <w:t xml:space="preserve"> attached in appendix.</w:t>
      </w:r>
    </w:p>
    <w:p w14:paraId="122B71AF" w14:textId="77777777" w:rsidR="00405A5C" w:rsidRPr="00F42D7C" w:rsidRDefault="00405A5C" w:rsidP="00443FA1">
      <w:pPr>
        <w:rPr>
          <w:rFonts w:ascii="Times New Roman" w:hAnsi="Times New Roman" w:cs="Times New Roman"/>
          <w:sz w:val="24"/>
        </w:rPr>
      </w:pPr>
    </w:p>
    <w:p w14:paraId="27B5024B" w14:textId="77777777" w:rsidR="00585C9F" w:rsidRPr="00F42D7C" w:rsidRDefault="0053077F" w:rsidP="004016D5">
      <w:pPr>
        <w:jc w:val="center"/>
        <w:rPr>
          <w:rFonts w:ascii="Times New Roman" w:hAnsi="Times New Roman" w:cs="Times New Roman"/>
          <w:b/>
          <w:noProof/>
          <w:lang w:val="en-US"/>
        </w:rPr>
      </w:pPr>
      <w:r w:rsidRPr="00F42D7C">
        <w:rPr>
          <w:rFonts w:ascii="Times New Roman" w:hAnsi="Times New Roman" w:cs="Times New Roman"/>
          <w:b/>
          <w:noProof/>
          <w:lang w:eastAsia="ko-KR"/>
        </w:rPr>
        <w:drawing>
          <wp:inline distT="0" distB="0" distL="0" distR="0" wp14:anchorId="640D9229" wp14:editId="77AD2A60">
            <wp:extent cx="4272765" cy="1863969"/>
            <wp:effectExtent l="19050" t="19050" r="13970" b="222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rotWithShape="1">
                    <a:blip r:embed="rId39"/>
                    <a:srcRect l="3671" t="3119" r="2420" b="14212"/>
                    <a:stretch/>
                  </pic:blipFill>
                  <pic:spPr bwMode="auto">
                    <a:xfrm>
                      <a:off x="0" y="0"/>
                      <a:ext cx="4278042" cy="1866271"/>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6625C82B" w14:textId="77777777"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eastAsia="ko-KR"/>
        </w:rPr>
        <w:drawing>
          <wp:inline distT="0" distB="0" distL="0" distR="0" wp14:anchorId="493F8BE7" wp14:editId="25E6ED78">
            <wp:extent cx="4272280" cy="1933526"/>
            <wp:effectExtent l="19050" t="19050" r="13970" b="10160"/>
            <wp:docPr id="3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rotWithShape="1">
                    <a:blip r:embed="rId40"/>
                    <a:srcRect l="4066" t="7723" r="2616" b="21966"/>
                    <a:stretch/>
                  </pic:blipFill>
                  <pic:spPr bwMode="auto">
                    <a:xfrm>
                      <a:off x="0" y="0"/>
                      <a:ext cx="4310626" cy="1950880"/>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527CFA0E" w14:textId="77777777"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eastAsia="ko-KR"/>
        </w:rPr>
        <w:drawing>
          <wp:inline distT="0" distB="0" distL="0" distR="0" wp14:anchorId="2730D230" wp14:editId="16FC3AC1">
            <wp:extent cx="4294319" cy="1907931"/>
            <wp:effectExtent l="19050" t="19050" r="11430" b="165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41"/>
                    <a:srcRect l="4255" t="6037" r="2162" b="17600"/>
                    <a:stretch/>
                  </pic:blipFill>
                  <pic:spPr bwMode="auto">
                    <a:xfrm>
                      <a:off x="0" y="0"/>
                      <a:ext cx="4310618" cy="1915172"/>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1F91BC29" w14:textId="77777777"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eastAsia="ko-KR"/>
        </w:rPr>
        <w:lastRenderedPageBreak/>
        <w:drawing>
          <wp:inline distT="0" distB="0" distL="0" distR="0" wp14:anchorId="6566C43F" wp14:editId="32837F54">
            <wp:extent cx="4325620" cy="1899138"/>
            <wp:effectExtent l="19050" t="19050" r="17780" b="2540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rotWithShape="1">
                    <a:blip r:embed="rId42"/>
                    <a:srcRect l="4452" t="6113" r="2828" b="18476"/>
                    <a:stretch/>
                  </pic:blipFill>
                  <pic:spPr bwMode="auto">
                    <a:xfrm>
                      <a:off x="0" y="0"/>
                      <a:ext cx="4362601" cy="1915374"/>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34EC38E7" w14:textId="77777777"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eastAsia="ko-KR"/>
        </w:rPr>
        <w:drawing>
          <wp:inline distT="0" distB="0" distL="0" distR="0" wp14:anchorId="79B87634" wp14:editId="349BAE0A">
            <wp:extent cx="4382749" cy="1934307"/>
            <wp:effectExtent l="19050" t="19050" r="18415" b="279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43"/>
                    <a:srcRect l="3652" t="4577" r="3158" b="20065"/>
                    <a:stretch/>
                  </pic:blipFill>
                  <pic:spPr bwMode="auto">
                    <a:xfrm>
                      <a:off x="0" y="0"/>
                      <a:ext cx="4393050" cy="1938853"/>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654FBEBF" w14:textId="77777777"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eastAsia="ko-KR"/>
        </w:rPr>
        <w:drawing>
          <wp:inline distT="0" distB="0" distL="0" distR="0" wp14:anchorId="537086EE" wp14:editId="1EF53560">
            <wp:extent cx="4390238" cy="1881554"/>
            <wp:effectExtent l="19050" t="19050" r="10795" b="23495"/>
            <wp:docPr id="32"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rotWithShape="1">
                    <a:blip r:embed="rId44"/>
                    <a:srcRect l="2749" t="4892" r="2501" b="22846"/>
                    <a:stretch/>
                  </pic:blipFill>
                  <pic:spPr bwMode="auto">
                    <a:xfrm>
                      <a:off x="0" y="0"/>
                      <a:ext cx="4426187" cy="1896961"/>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3F559481" w14:textId="77777777" w:rsidR="00853AE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eastAsia="ko-KR"/>
        </w:rPr>
        <w:drawing>
          <wp:inline distT="0" distB="0" distL="0" distR="0" wp14:anchorId="400D6058" wp14:editId="5C35D9D9">
            <wp:extent cx="4387951" cy="2453053"/>
            <wp:effectExtent l="19050" t="19050" r="12700" b="2349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rotWithShape="1">
                    <a:blip r:embed="rId45"/>
                    <a:srcRect l="1269" t="4585" r="21553" b="17454"/>
                    <a:stretch/>
                  </pic:blipFill>
                  <pic:spPr bwMode="auto">
                    <a:xfrm>
                      <a:off x="0" y="0"/>
                      <a:ext cx="4426979" cy="2474871"/>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512F0103" w14:textId="77777777" w:rsidR="009E2059" w:rsidRPr="00F42D7C" w:rsidRDefault="009E2059" w:rsidP="004016D5">
      <w:pPr>
        <w:jc w:val="center"/>
        <w:rPr>
          <w:rFonts w:ascii="Times New Roman" w:hAnsi="Times New Roman" w:cs="Times New Roman"/>
          <w:b/>
        </w:rPr>
      </w:pPr>
    </w:p>
    <w:p w14:paraId="1346BC5D" w14:textId="77777777" w:rsidR="007768EC" w:rsidRPr="00F42D7C" w:rsidRDefault="007768EC" w:rsidP="00D869BA">
      <w:pPr>
        <w:pStyle w:val="Heading3"/>
        <w:numPr>
          <w:ilvl w:val="2"/>
          <w:numId w:val="23"/>
        </w:numPr>
        <w:spacing w:before="240" w:afterLines="50" w:after="156"/>
        <w:rPr>
          <w:rFonts w:ascii="Times New Roman" w:hAnsi="Times New Roman" w:cs="Times New Roman"/>
          <w:color w:val="auto"/>
          <w:sz w:val="24"/>
        </w:rPr>
      </w:pPr>
      <w:bookmarkStart w:id="116" w:name="_Toc497261735"/>
      <w:r w:rsidRPr="00F42D7C">
        <w:rPr>
          <w:rFonts w:ascii="Times New Roman" w:hAnsi="Times New Roman" w:cs="Times New Roman"/>
          <w:color w:val="auto"/>
          <w:sz w:val="24"/>
        </w:rPr>
        <w:t>Survey (Interview)</w:t>
      </w:r>
      <w:bookmarkEnd w:id="116"/>
    </w:p>
    <w:p w14:paraId="1BB50152" w14:textId="77777777" w:rsidR="009E2059" w:rsidRPr="00F42D7C" w:rsidRDefault="00E25347" w:rsidP="007768EC">
      <w:pPr>
        <w:rPr>
          <w:rFonts w:ascii="Times New Roman" w:hAnsi="Times New Roman" w:cs="Times New Roman"/>
          <w:b/>
        </w:rPr>
      </w:pPr>
      <w:r>
        <w:rPr>
          <w:rFonts w:ascii="Times New Roman" w:hAnsi="Times New Roman" w:cs="Times New Roman"/>
          <w:b/>
        </w:rPr>
        <w:t xml:space="preserve">Feedback on Overall VA </w:t>
      </w:r>
      <w:r w:rsidR="00D602E0">
        <w:rPr>
          <w:rFonts w:ascii="Times New Roman" w:hAnsi="Times New Roman" w:cs="Times New Roman"/>
          <w:b/>
        </w:rPr>
        <w:t>system, details about interview is provided in appendix section.</w:t>
      </w:r>
    </w:p>
    <w:p w14:paraId="0A006FD9" w14:textId="77777777" w:rsidR="009E2059" w:rsidRDefault="00F83FD8" w:rsidP="009E2059">
      <w:pPr>
        <w:pStyle w:val="ListParagraph"/>
        <w:numPr>
          <w:ilvl w:val="0"/>
          <w:numId w:val="27"/>
        </w:numPr>
        <w:ind w:firstLineChars="0"/>
        <w:rPr>
          <w:rFonts w:ascii="Times New Roman" w:hAnsi="Times New Roman" w:cs="Times New Roman"/>
          <w:sz w:val="24"/>
        </w:rPr>
      </w:pPr>
      <w:r>
        <w:rPr>
          <w:rFonts w:ascii="Times New Roman" w:hAnsi="Times New Roman" w:cs="Times New Roman"/>
          <w:sz w:val="24"/>
        </w:rPr>
        <w:t xml:space="preserve">User interaction with VA system </w:t>
      </w:r>
      <w:r w:rsidR="00D602E0">
        <w:rPr>
          <w:rFonts w:ascii="Times New Roman" w:hAnsi="Times New Roman" w:cs="Times New Roman"/>
          <w:sz w:val="24"/>
        </w:rPr>
        <w:t xml:space="preserve">is very </w:t>
      </w:r>
      <w:r>
        <w:rPr>
          <w:rFonts w:ascii="Times New Roman" w:hAnsi="Times New Roman" w:cs="Times New Roman"/>
          <w:sz w:val="24"/>
        </w:rPr>
        <w:t>smooth</w:t>
      </w:r>
    </w:p>
    <w:p w14:paraId="4DCF8F21" w14:textId="77777777" w:rsidR="00D602E0" w:rsidRPr="00F83FD8" w:rsidRDefault="00D602E0" w:rsidP="00D602E0">
      <w:pPr>
        <w:pStyle w:val="ListParagraph"/>
        <w:numPr>
          <w:ilvl w:val="0"/>
          <w:numId w:val="27"/>
        </w:numPr>
        <w:ind w:firstLineChars="0"/>
        <w:rPr>
          <w:rFonts w:ascii="Times New Roman" w:hAnsi="Times New Roman" w:cs="Times New Roman"/>
          <w:sz w:val="24"/>
        </w:rPr>
      </w:pPr>
      <w:r w:rsidRPr="00F83FD8">
        <w:rPr>
          <w:rFonts w:ascii="Times New Roman" w:hAnsi="Times New Roman" w:cs="Times New Roman"/>
          <w:sz w:val="24"/>
        </w:rPr>
        <w:t>Not so clear at first glance, need explanation on visualisation from expert</w:t>
      </w:r>
    </w:p>
    <w:p w14:paraId="2EB2C0C7" w14:textId="77777777" w:rsidR="00F83FD8" w:rsidRDefault="00F83FD8" w:rsidP="00F83FD8">
      <w:pPr>
        <w:pStyle w:val="ListParagraph"/>
        <w:numPr>
          <w:ilvl w:val="0"/>
          <w:numId w:val="27"/>
        </w:numPr>
        <w:ind w:firstLineChars="0"/>
        <w:rPr>
          <w:rFonts w:ascii="Times New Roman" w:hAnsi="Times New Roman" w:cs="Times New Roman"/>
          <w:sz w:val="24"/>
        </w:rPr>
      </w:pPr>
      <w:r w:rsidRPr="00F83FD8">
        <w:rPr>
          <w:rFonts w:ascii="Times New Roman" w:hAnsi="Times New Roman" w:cs="Times New Roman"/>
          <w:sz w:val="24"/>
        </w:rPr>
        <w:t>Single page view of many visualisations</w:t>
      </w:r>
    </w:p>
    <w:p w14:paraId="1A9A5954" w14:textId="77777777" w:rsidR="00D602E0" w:rsidRPr="00F83FD8" w:rsidRDefault="00D602E0" w:rsidP="00F83FD8">
      <w:pPr>
        <w:pStyle w:val="ListParagraph"/>
        <w:numPr>
          <w:ilvl w:val="0"/>
          <w:numId w:val="27"/>
        </w:numPr>
        <w:ind w:firstLineChars="0"/>
        <w:rPr>
          <w:rFonts w:ascii="Times New Roman" w:hAnsi="Times New Roman" w:cs="Times New Roman"/>
          <w:sz w:val="24"/>
        </w:rPr>
      </w:pPr>
      <w:r>
        <w:rPr>
          <w:rFonts w:ascii="Times New Roman" w:hAnsi="Times New Roman" w:cs="Times New Roman"/>
          <w:sz w:val="24"/>
        </w:rPr>
        <w:t>User can get information from VA system pertaining to airports/airlines/delay reasons</w:t>
      </w:r>
    </w:p>
    <w:p w14:paraId="2E61A67C" w14:textId="77777777" w:rsidR="00F83FD8" w:rsidRPr="00F83FD8" w:rsidRDefault="00F83FD8" w:rsidP="00F83FD8">
      <w:pPr>
        <w:pStyle w:val="ListParagraph"/>
        <w:ind w:left="720" w:firstLineChars="0" w:firstLine="0"/>
        <w:rPr>
          <w:rFonts w:ascii="Times New Roman" w:hAnsi="Times New Roman" w:cs="Times New Roman"/>
          <w:sz w:val="24"/>
        </w:rPr>
      </w:pPr>
    </w:p>
    <w:p w14:paraId="733CBB03" w14:textId="77777777" w:rsidR="007768EC" w:rsidRPr="00F42D7C" w:rsidRDefault="007768EC" w:rsidP="00D869BA">
      <w:pPr>
        <w:pStyle w:val="Heading3"/>
        <w:numPr>
          <w:ilvl w:val="2"/>
          <w:numId w:val="23"/>
        </w:numPr>
        <w:spacing w:before="240" w:afterLines="50" w:after="156"/>
        <w:rPr>
          <w:rFonts w:ascii="Times New Roman" w:hAnsi="Times New Roman" w:cs="Times New Roman"/>
          <w:color w:val="auto"/>
          <w:sz w:val="24"/>
        </w:rPr>
      </w:pPr>
      <w:bookmarkStart w:id="117" w:name="_Toc497261736"/>
      <w:r w:rsidRPr="00F42D7C">
        <w:rPr>
          <w:rFonts w:ascii="Times New Roman" w:hAnsi="Times New Roman" w:cs="Times New Roman"/>
          <w:color w:val="auto"/>
          <w:sz w:val="24"/>
        </w:rPr>
        <w:t>Empirical evaluation (statistical analysis)</w:t>
      </w:r>
      <w:bookmarkEnd w:id="117"/>
    </w:p>
    <w:p w14:paraId="7BDF455E" w14:textId="77777777" w:rsidR="00853AEF" w:rsidRPr="00F42D7C" w:rsidRDefault="00853AEF" w:rsidP="007768EC">
      <w:pPr>
        <w:rPr>
          <w:rFonts w:ascii="Times New Roman" w:hAnsi="Times New Roman" w:cs="Times New Roman"/>
          <w:sz w:val="24"/>
        </w:rPr>
      </w:pPr>
      <w:r w:rsidRPr="00F42D7C">
        <w:rPr>
          <w:rFonts w:ascii="Times New Roman" w:hAnsi="Times New Roman" w:cs="Times New Roman"/>
          <w:sz w:val="24"/>
        </w:rPr>
        <w:t>Statistical ana</w:t>
      </w:r>
      <w:r w:rsidR="004016D5" w:rsidRPr="00F42D7C">
        <w:rPr>
          <w:rFonts w:ascii="Times New Roman" w:hAnsi="Times New Roman" w:cs="Times New Roman"/>
          <w:sz w:val="24"/>
        </w:rPr>
        <w:t xml:space="preserve">lysis has been performed using </w:t>
      </w:r>
      <w:r w:rsidR="004016D5" w:rsidRPr="00F42D7C">
        <w:rPr>
          <w:rFonts w:ascii="Times New Roman" w:hAnsi="Times New Roman" w:cs="Times New Roman"/>
          <w:b/>
          <w:sz w:val="24"/>
        </w:rPr>
        <w:t>P</w:t>
      </w:r>
      <w:r w:rsidRPr="00F42D7C">
        <w:rPr>
          <w:rFonts w:ascii="Times New Roman" w:hAnsi="Times New Roman" w:cs="Times New Roman"/>
          <w:b/>
          <w:sz w:val="24"/>
        </w:rPr>
        <w:t>ython</w:t>
      </w:r>
      <w:r w:rsidRPr="00F42D7C">
        <w:rPr>
          <w:rFonts w:ascii="Times New Roman" w:hAnsi="Times New Roman" w:cs="Times New Roman"/>
          <w:sz w:val="24"/>
        </w:rPr>
        <w:t xml:space="preserve"> code to prove visual</w:t>
      </w:r>
      <w:r w:rsidR="004016D5" w:rsidRPr="00F42D7C">
        <w:rPr>
          <w:rFonts w:ascii="Times New Roman" w:hAnsi="Times New Roman" w:cs="Times New Roman"/>
          <w:sz w:val="24"/>
        </w:rPr>
        <w:t>ization</w:t>
      </w:r>
      <w:r w:rsidR="00A332E3" w:rsidRPr="00F42D7C">
        <w:rPr>
          <w:rFonts w:ascii="Times New Roman" w:hAnsi="Times New Roman" w:cs="Times New Roman"/>
          <w:sz w:val="24"/>
        </w:rPr>
        <w:t xml:space="preserve"> results are accurate</w:t>
      </w:r>
      <w:r w:rsidR="004016D5" w:rsidRPr="00F42D7C">
        <w:rPr>
          <w:rFonts w:ascii="Times New Roman" w:hAnsi="Times New Roman" w:cs="Times New Roman"/>
          <w:sz w:val="24"/>
        </w:rPr>
        <w:t>.</w:t>
      </w:r>
    </w:p>
    <w:p w14:paraId="3F751AEA" w14:textId="77777777" w:rsidR="007768EC" w:rsidRPr="00F42D7C" w:rsidRDefault="007768EC" w:rsidP="00D869BA">
      <w:pPr>
        <w:pStyle w:val="ListParagraph"/>
        <w:numPr>
          <w:ilvl w:val="0"/>
          <w:numId w:val="26"/>
        </w:numPr>
        <w:spacing w:beforeLines="50" w:before="156" w:afterLines="50" w:after="156"/>
        <w:ind w:left="357" w:firstLineChars="0" w:hanging="357"/>
        <w:jc w:val="left"/>
        <w:rPr>
          <w:rFonts w:ascii="Times New Roman" w:hAnsi="Times New Roman" w:cs="Times New Roman"/>
          <w:b/>
          <w:lang w:val="en-US" w:eastAsia="en-US"/>
        </w:rPr>
      </w:pPr>
      <w:r w:rsidRPr="00F42D7C">
        <w:rPr>
          <w:rFonts w:ascii="Times New Roman" w:hAnsi="Times New Roman" w:cs="Times New Roman"/>
          <w:b/>
          <w:lang w:val="en-US" w:eastAsia="en-US"/>
        </w:rPr>
        <w:t xml:space="preserve">Best and Worst </w:t>
      </w:r>
      <w:r w:rsidR="00853AEF" w:rsidRPr="00F42D7C">
        <w:rPr>
          <w:rFonts w:ascii="Times New Roman" w:hAnsi="Times New Roman" w:cs="Times New Roman"/>
          <w:b/>
          <w:lang w:val="en-US" w:eastAsia="en-US"/>
        </w:rPr>
        <w:t xml:space="preserve">Airlines / Carriers </w:t>
      </w:r>
      <w:r w:rsidRPr="00F42D7C">
        <w:rPr>
          <w:rFonts w:ascii="Times New Roman" w:hAnsi="Times New Roman" w:cs="Times New Roman"/>
          <w:b/>
          <w:lang w:val="en-US" w:eastAsia="en-US"/>
        </w:rPr>
        <w:t>:</w:t>
      </w:r>
    </w:p>
    <w:tbl>
      <w:tblPr>
        <w:tblW w:w="8052" w:type="dxa"/>
        <w:tblInd w:w="99" w:type="dxa"/>
        <w:tblLook w:val="04A0" w:firstRow="1" w:lastRow="0" w:firstColumn="1" w:lastColumn="0" w:noHBand="0" w:noVBand="1"/>
      </w:tblPr>
      <w:tblGrid>
        <w:gridCol w:w="2242"/>
        <w:gridCol w:w="5810"/>
      </w:tblGrid>
      <w:tr w:rsidR="007C67B2" w:rsidRPr="00F42D7C" w14:paraId="0C2DB898" w14:textId="77777777" w:rsidTr="004016D5">
        <w:trPr>
          <w:trHeight w:val="283"/>
        </w:trPr>
        <w:tc>
          <w:tcPr>
            <w:tcW w:w="2242"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hideMark/>
          </w:tcPr>
          <w:p w14:paraId="0A964EEA" w14:textId="77777777"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val="en-US" w:eastAsia="en-US"/>
              </w:rPr>
              <w:t>Statistical Analysis</w:t>
            </w:r>
          </w:p>
        </w:tc>
        <w:tc>
          <w:tcPr>
            <w:tcW w:w="5810" w:type="dxa"/>
            <w:tcBorders>
              <w:top w:val="single" w:sz="4" w:space="0" w:color="auto"/>
              <w:left w:val="nil"/>
              <w:bottom w:val="single" w:sz="4" w:space="0" w:color="auto"/>
              <w:right w:val="single" w:sz="4" w:space="0" w:color="auto"/>
            </w:tcBorders>
            <w:shd w:val="clear" w:color="auto" w:fill="auto"/>
            <w:vAlign w:val="center"/>
            <w:hideMark/>
          </w:tcPr>
          <w:p w14:paraId="435E1A8F" w14:textId="77777777"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val="en-US" w:eastAsia="en-US"/>
              </w:rPr>
              <w:t xml:space="preserve">Best and Worst Airlines from </w:t>
            </w:r>
            <w:r w:rsidR="004016D5" w:rsidRPr="00F42D7C">
              <w:rPr>
                <w:rFonts w:ascii="Times New Roman" w:eastAsia="Times New Roman" w:hAnsi="Times New Roman" w:cs="Times New Roman"/>
                <w:color w:val="000000"/>
                <w:kern w:val="0"/>
                <w:szCs w:val="21"/>
                <w:lang w:val="en-US" w:eastAsia="en-US"/>
              </w:rPr>
              <w:t>Visualization</w:t>
            </w:r>
          </w:p>
        </w:tc>
      </w:tr>
      <w:tr w:rsidR="007C67B2" w:rsidRPr="00F42D7C" w14:paraId="30F0A94D" w14:textId="77777777" w:rsidTr="004016D5">
        <w:trPr>
          <w:trHeight w:val="283"/>
        </w:trPr>
        <w:tc>
          <w:tcPr>
            <w:tcW w:w="2242"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510F4E20" w14:textId="77777777"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eastAsia="en-US"/>
              </w:rPr>
              <w:t>Null hypothesis (H0)</w:t>
            </w:r>
          </w:p>
        </w:tc>
        <w:tc>
          <w:tcPr>
            <w:tcW w:w="5810" w:type="dxa"/>
            <w:tcBorders>
              <w:top w:val="nil"/>
              <w:left w:val="nil"/>
              <w:bottom w:val="single" w:sz="4" w:space="0" w:color="auto"/>
              <w:right w:val="single" w:sz="4" w:space="0" w:color="auto"/>
            </w:tcBorders>
            <w:shd w:val="clear" w:color="auto" w:fill="auto"/>
            <w:vAlign w:val="center"/>
            <w:hideMark/>
          </w:tcPr>
          <w:p w14:paraId="5334F039" w14:textId="77777777"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eastAsia="en-US"/>
              </w:rPr>
              <w:t xml:space="preserve">The mean departure delays are the same for 2 airlines </w:t>
            </w:r>
            <w:r w:rsidRPr="00F42D7C">
              <w:rPr>
                <w:rFonts w:ascii="Times New Roman" w:eastAsia="Times New Roman" w:hAnsi="Times New Roman" w:cs="Times New Roman"/>
                <w:b/>
                <w:iCs/>
                <w:color w:val="000000"/>
                <w:kern w:val="0"/>
                <w:szCs w:val="21"/>
                <w:lang w:eastAsia="en-US"/>
              </w:rPr>
              <w:t>Atlantic Southeast Airlines</w:t>
            </w:r>
            <w:r w:rsidRPr="00F42D7C">
              <w:rPr>
                <w:rFonts w:ascii="Times New Roman" w:eastAsia="Times New Roman" w:hAnsi="Times New Roman" w:cs="Times New Roman"/>
                <w:color w:val="000000"/>
                <w:kern w:val="0"/>
                <w:szCs w:val="21"/>
                <w:lang w:eastAsia="en-US"/>
              </w:rPr>
              <w:t xml:space="preserve"> and </w:t>
            </w:r>
            <w:r w:rsidRPr="00F42D7C">
              <w:rPr>
                <w:rFonts w:ascii="Times New Roman" w:eastAsia="Times New Roman" w:hAnsi="Times New Roman" w:cs="Times New Roman"/>
                <w:b/>
                <w:iCs/>
                <w:color w:val="000000"/>
                <w:kern w:val="0"/>
                <w:szCs w:val="21"/>
                <w:lang w:eastAsia="en-US"/>
              </w:rPr>
              <w:t>Hawaiian Airlines</w:t>
            </w:r>
            <w:r w:rsidRPr="00F42D7C">
              <w:rPr>
                <w:rFonts w:ascii="Times New Roman" w:eastAsia="Times New Roman" w:hAnsi="Times New Roman" w:cs="Times New Roman"/>
                <w:iCs/>
                <w:color w:val="000000"/>
                <w:kern w:val="0"/>
                <w:szCs w:val="21"/>
                <w:lang w:eastAsia="en-US"/>
              </w:rPr>
              <w:t xml:space="preserve"> Inc.</w:t>
            </w:r>
          </w:p>
        </w:tc>
      </w:tr>
      <w:tr w:rsidR="007C67B2" w:rsidRPr="00F42D7C" w14:paraId="4FE44A80" w14:textId="77777777" w:rsidTr="004016D5">
        <w:trPr>
          <w:trHeight w:val="283"/>
        </w:trPr>
        <w:tc>
          <w:tcPr>
            <w:tcW w:w="2242"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1B9BCCB6" w14:textId="77777777"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eastAsia="en-US"/>
              </w:rPr>
              <w:t>Alternative hypothesis</w:t>
            </w:r>
          </w:p>
        </w:tc>
        <w:tc>
          <w:tcPr>
            <w:tcW w:w="5810" w:type="dxa"/>
            <w:tcBorders>
              <w:top w:val="nil"/>
              <w:left w:val="nil"/>
              <w:bottom w:val="single" w:sz="4" w:space="0" w:color="auto"/>
              <w:right w:val="single" w:sz="4" w:space="0" w:color="auto"/>
            </w:tcBorders>
            <w:shd w:val="clear" w:color="auto" w:fill="auto"/>
            <w:vAlign w:val="center"/>
            <w:hideMark/>
          </w:tcPr>
          <w:p w14:paraId="43091E82" w14:textId="77777777"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eastAsia="en-US"/>
              </w:rPr>
              <w:t xml:space="preserve">The mean departure delays are different for 2 airlines </w:t>
            </w:r>
            <w:r w:rsidRPr="00F42D7C">
              <w:rPr>
                <w:rFonts w:ascii="Times New Roman" w:eastAsia="Times New Roman" w:hAnsi="Times New Roman" w:cs="Times New Roman"/>
                <w:b/>
                <w:iCs/>
                <w:color w:val="000000"/>
                <w:kern w:val="0"/>
                <w:szCs w:val="21"/>
                <w:lang w:eastAsia="en-US"/>
              </w:rPr>
              <w:t>Atlantic Southeast Airlines</w:t>
            </w:r>
            <w:r w:rsidR="00D602E0">
              <w:rPr>
                <w:rFonts w:ascii="Times New Roman" w:eastAsia="Times New Roman" w:hAnsi="Times New Roman" w:cs="Times New Roman"/>
                <w:b/>
                <w:iCs/>
                <w:color w:val="000000"/>
                <w:kern w:val="0"/>
                <w:szCs w:val="21"/>
                <w:lang w:eastAsia="en-US"/>
              </w:rPr>
              <w:t xml:space="preserve"> </w:t>
            </w:r>
            <w:r w:rsidRPr="00F42D7C">
              <w:rPr>
                <w:rFonts w:ascii="Times New Roman" w:eastAsia="Times New Roman" w:hAnsi="Times New Roman" w:cs="Times New Roman"/>
                <w:color w:val="000000"/>
                <w:kern w:val="0"/>
                <w:szCs w:val="21"/>
                <w:lang w:eastAsia="en-US"/>
              </w:rPr>
              <w:t>and</w:t>
            </w:r>
            <w:r w:rsidR="00D602E0">
              <w:rPr>
                <w:rFonts w:ascii="Times New Roman" w:eastAsia="Times New Roman" w:hAnsi="Times New Roman" w:cs="Times New Roman"/>
                <w:color w:val="000000"/>
                <w:kern w:val="0"/>
                <w:szCs w:val="21"/>
                <w:lang w:eastAsia="en-US"/>
              </w:rPr>
              <w:t xml:space="preserve"> </w:t>
            </w:r>
            <w:r w:rsidRPr="00F42D7C">
              <w:rPr>
                <w:rFonts w:ascii="Times New Roman" w:eastAsia="Times New Roman" w:hAnsi="Times New Roman" w:cs="Times New Roman"/>
                <w:b/>
                <w:iCs/>
                <w:color w:val="000000"/>
                <w:kern w:val="0"/>
                <w:szCs w:val="21"/>
                <w:lang w:eastAsia="en-US"/>
              </w:rPr>
              <w:t xml:space="preserve">Hawaiian Airlines </w:t>
            </w:r>
            <w:r w:rsidRPr="00F42D7C">
              <w:rPr>
                <w:rFonts w:ascii="Times New Roman" w:eastAsia="Times New Roman" w:hAnsi="Times New Roman" w:cs="Times New Roman"/>
                <w:iCs/>
                <w:color w:val="000000"/>
                <w:kern w:val="0"/>
                <w:szCs w:val="21"/>
                <w:lang w:eastAsia="en-US"/>
              </w:rPr>
              <w:t>Inc.</w:t>
            </w:r>
            <w:r w:rsidRPr="00F42D7C">
              <w:rPr>
                <w:rFonts w:ascii="Times New Roman" w:eastAsia="Times New Roman" w:hAnsi="Times New Roman" w:cs="Times New Roman"/>
                <w:color w:val="000000"/>
                <w:kern w:val="0"/>
                <w:szCs w:val="21"/>
                <w:lang w:eastAsia="en-US"/>
              </w:rPr>
              <w:t xml:space="preserve">(Mean departure delay for </w:t>
            </w:r>
            <w:r w:rsidRPr="00F42D7C">
              <w:rPr>
                <w:rFonts w:ascii="Times New Roman" w:eastAsia="Times New Roman" w:hAnsi="Times New Roman" w:cs="Times New Roman"/>
                <w:iCs/>
                <w:color w:val="000000"/>
                <w:kern w:val="0"/>
                <w:szCs w:val="21"/>
                <w:lang w:eastAsia="en-US"/>
              </w:rPr>
              <w:t>Atlantic Southeast Airlines</w:t>
            </w:r>
            <w:r w:rsidRPr="00F42D7C">
              <w:rPr>
                <w:rFonts w:ascii="Times New Roman" w:eastAsia="Times New Roman" w:hAnsi="Times New Roman" w:cs="Times New Roman"/>
                <w:color w:val="000000"/>
                <w:kern w:val="0"/>
                <w:szCs w:val="21"/>
                <w:lang w:eastAsia="en-US"/>
              </w:rPr>
              <w:t xml:space="preserve"> is much higher than </w:t>
            </w:r>
            <w:r w:rsidRPr="00F42D7C">
              <w:rPr>
                <w:rFonts w:ascii="Times New Roman" w:eastAsia="Times New Roman" w:hAnsi="Times New Roman" w:cs="Times New Roman"/>
                <w:iCs/>
                <w:color w:val="000000"/>
                <w:kern w:val="0"/>
                <w:szCs w:val="21"/>
                <w:lang w:eastAsia="en-US"/>
              </w:rPr>
              <w:t>Hawaiian Airlines Inc.</w:t>
            </w:r>
            <w:r w:rsidRPr="00F42D7C">
              <w:rPr>
                <w:rFonts w:ascii="Times New Roman" w:eastAsia="Times New Roman" w:hAnsi="Times New Roman" w:cs="Times New Roman"/>
                <w:color w:val="000000"/>
                <w:kern w:val="0"/>
                <w:szCs w:val="21"/>
                <w:lang w:eastAsia="en-US"/>
              </w:rPr>
              <w:t>)</w:t>
            </w:r>
          </w:p>
        </w:tc>
      </w:tr>
      <w:tr w:rsidR="007C67B2" w:rsidRPr="00F42D7C" w14:paraId="563334B3" w14:textId="77777777" w:rsidTr="004016D5">
        <w:trPr>
          <w:trHeight w:val="283"/>
        </w:trPr>
        <w:tc>
          <w:tcPr>
            <w:tcW w:w="2242"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040AF236" w14:textId="77777777"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val="en-US" w:eastAsia="en-US"/>
              </w:rPr>
              <w:t>Set α</w:t>
            </w:r>
          </w:p>
        </w:tc>
        <w:tc>
          <w:tcPr>
            <w:tcW w:w="5810" w:type="dxa"/>
            <w:tcBorders>
              <w:top w:val="nil"/>
              <w:left w:val="nil"/>
              <w:bottom w:val="single" w:sz="4" w:space="0" w:color="auto"/>
              <w:right w:val="single" w:sz="4" w:space="0" w:color="auto"/>
            </w:tcBorders>
            <w:shd w:val="clear" w:color="auto" w:fill="auto"/>
            <w:vAlign w:val="center"/>
            <w:hideMark/>
          </w:tcPr>
          <w:p w14:paraId="32FAAFB3" w14:textId="77777777"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val="en-US" w:eastAsia="en-US"/>
              </w:rPr>
              <w:t>Significance level at 5% here.</w:t>
            </w:r>
          </w:p>
        </w:tc>
      </w:tr>
      <w:tr w:rsidR="007C67B2" w:rsidRPr="00F42D7C" w14:paraId="2FA23CBA" w14:textId="77777777" w:rsidTr="007D6C3B">
        <w:trPr>
          <w:trHeight w:val="283"/>
        </w:trPr>
        <w:tc>
          <w:tcPr>
            <w:tcW w:w="2242"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0579AC98" w14:textId="77777777"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val="en-US" w:eastAsia="en-US"/>
              </w:rPr>
              <w:t>Compute p-value</w:t>
            </w:r>
          </w:p>
        </w:tc>
        <w:tc>
          <w:tcPr>
            <w:tcW w:w="5810" w:type="dxa"/>
            <w:tcBorders>
              <w:top w:val="nil"/>
              <w:left w:val="nil"/>
              <w:bottom w:val="single" w:sz="4" w:space="0" w:color="auto"/>
              <w:right w:val="single" w:sz="4" w:space="0" w:color="auto"/>
            </w:tcBorders>
            <w:shd w:val="clear" w:color="auto" w:fill="auto"/>
            <w:vAlign w:val="center"/>
            <w:hideMark/>
          </w:tcPr>
          <w:p w14:paraId="27DEF679" w14:textId="77777777"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color w:val="000000"/>
                <w:kern w:val="0"/>
                <w:szCs w:val="21"/>
                <w:lang w:val="en-US" w:eastAsia="en-US"/>
              </w:rPr>
              <w:t>ANOVA</w:t>
            </w:r>
            <w:r w:rsidR="004016D5" w:rsidRPr="00F42D7C">
              <w:rPr>
                <w:rFonts w:ascii="Times New Roman" w:eastAsia="Times New Roman" w:hAnsi="Times New Roman" w:cs="Times New Roman"/>
                <w:color w:val="000000"/>
                <w:kern w:val="0"/>
                <w:szCs w:val="21"/>
                <w:lang w:val="en-US" w:eastAsia="en-US"/>
              </w:rPr>
              <w:t xml:space="preserve"> :  </w:t>
            </w:r>
            <w:r w:rsidRPr="00F42D7C">
              <w:rPr>
                <w:rFonts w:ascii="Times New Roman" w:eastAsia="Times New Roman" w:hAnsi="Times New Roman" w:cs="Times New Roman"/>
                <w:color w:val="000000"/>
                <w:kern w:val="0"/>
                <w:szCs w:val="21"/>
                <w:lang w:val="en-US" w:eastAsia="en-US"/>
              </w:rPr>
              <w:t>P= 4.1059403272e-39</w:t>
            </w:r>
            <w:r w:rsidRPr="00F42D7C">
              <w:rPr>
                <w:rFonts w:ascii="Times New Roman" w:eastAsia="Times New Roman" w:hAnsi="Times New Roman" w:cs="Times New Roman"/>
                <w:color w:val="000000"/>
                <w:kern w:val="0"/>
                <w:szCs w:val="21"/>
                <w:lang w:val="en-US" w:eastAsia="en-US"/>
              </w:rPr>
              <w:br/>
            </w:r>
            <w:r w:rsidRPr="00F42D7C">
              <w:rPr>
                <w:rFonts w:ascii="Times New Roman" w:eastAsia="Times New Roman" w:hAnsi="Times New Roman" w:cs="Times New Roman"/>
                <w:b/>
                <w:color w:val="000000"/>
                <w:kern w:val="0"/>
                <w:szCs w:val="21"/>
                <w:lang w:val="en-US" w:eastAsia="en-US"/>
              </w:rPr>
              <w:t>Kruskall-Wallis H-test</w:t>
            </w:r>
            <w:r w:rsidR="004016D5" w:rsidRPr="00F42D7C">
              <w:rPr>
                <w:rFonts w:ascii="Times New Roman" w:eastAsia="Times New Roman" w:hAnsi="Times New Roman" w:cs="Times New Roman"/>
                <w:color w:val="000000"/>
                <w:kern w:val="0"/>
                <w:szCs w:val="21"/>
                <w:lang w:val="en-US" w:eastAsia="en-US"/>
              </w:rPr>
              <w:t xml:space="preserve">:  </w:t>
            </w:r>
            <w:r w:rsidRPr="00F42D7C">
              <w:rPr>
                <w:rFonts w:ascii="Times New Roman" w:eastAsia="Times New Roman" w:hAnsi="Times New Roman" w:cs="Times New Roman"/>
                <w:color w:val="000000"/>
                <w:kern w:val="0"/>
                <w:szCs w:val="21"/>
                <w:lang w:val="en-US" w:eastAsia="en-US"/>
              </w:rPr>
              <w:t>P= 1.20170973441e-21</w:t>
            </w:r>
          </w:p>
        </w:tc>
      </w:tr>
      <w:tr w:rsidR="007C67B2" w:rsidRPr="00F42D7C" w14:paraId="2DFACDFD" w14:textId="77777777" w:rsidTr="007D6C3B">
        <w:trPr>
          <w:trHeight w:val="1450"/>
        </w:trPr>
        <w:tc>
          <w:tcPr>
            <w:tcW w:w="2242"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hideMark/>
          </w:tcPr>
          <w:p w14:paraId="7E006AF5" w14:textId="77777777" w:rsidR="007C67B2" w:rsidRPr="00F42D7C" w:rsidRDefault="007C67B2" w:rsidP="007D6C3B">
            <w:pPr>
              <w:widowControl/>
              <w:jc w:val="left"/>
              <w:rPr>
                <w:rFonts w:ascii="Times New Roman" w:eastAsia="Times New Roman" w:hAnsi="Times New Roman" w:cs="Times New Roman"/>
                <w:b/>
                <w:bCs/>
                <w:color w:val="FFFFFF"/>
                <w:kern w:val="0"/>
                <w:sz w:val="20"/>
                <w:szCs w:val="20"/>
                <w:lang w:val="en-US" w:eastAsia="en-US"/>
              </w:rPr>
            </w:pPr>
            <w:r w:rsidRPr="00F42D7C">
              <w:rPr>
                <w:rFonts w:ascii="Times New Roman" w:eastAsia="Times New Roman" w:hAnsi="Times New Roman" w:cs="Times New Roman"/>
                <w:b/>
                <w:bCs/>
                <w:kern w:val="0"/>
                <w:sz w:val="20"/>
                <w:szCs w:val="20"/>
                <w:lang w:val="en-US" w:eastAsia="en-US"/>
              </w:rPr>
              <w:t>Result</w:t>
            </w:r>
          </w:p>
        </w:tc>
        <w:tc>
          <w:tcPr>
            <w:tcW w:w="58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142C77" w14:textId="77777777" w:rsidR="007C67B2" w:rsidRPr="00F42D7C" w:rsidRDefault="007C67B2" w:rsidP="00D602E0">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We, therefore, have sufficient evidence to reject the null hypothesis. Our initial guess that a statistically significant difference existed in the </w:t>
            </w:r>
            <w:r w:rsidR="00D602E0">
              <w:rPr>
                <w:rFonts w:ascii="Times New Roman" w:eastAsia="Times New Roman" w:hAnsi="Times New Roman" w:cs="Times New Roman"/>
                <w:color w:val="000000"/>
                <w:kern w:val="0"/>
                <w:sz w:val="22"/>
                <w:szCs w:val="22"/>
                <w:lang w:val="en-US" w:eastAsia="en-US"/>
              </w:rPr>
              <w:t>flight delay between airlines</w:t>
            </w:r>
            <w:r w:rsidRPr="00F42D7C">
              <w:rPr>
                <w:rFonts w:ascii="Times New Roman" w:eastAsia="Times New Roman" w:hAnsi="Times New Roman" w:cs="Times New Roman"/>
                <w:color w:val="000000"/>
                <w:kern w:val="0"/>
                <w:sz w:val="22"/>
                <w:szCs w:val="22"/>
                <w:lang w:val="en-US" w:eastAsia="en-US"/>
              </w:rPr>
              <w:t xml:space="preserve"> was backed by this statistical analysis. We have evidence to suggest that departure delay is related to carrier.</w:t>
            </w:r>
          </w:p>
        </w:tc>
      </w:tr>
    </w:tbl>
    <w:p w14:paraId="09BD2706" w14:textId="77777777" w:rsidR="007768EC" w:rsidRDefault="007768EC" w:rsidP="007768EC">
      <w:pPr>
        <w:rPr>
          <w:rFonts w:ascii="Times New Roman" w:hAnsi="Times New Roman" w:cs="Times New Roman"/>
          <w:lang w:val="en-US" w:eastAsia="en-US"/>
        </w:rPr>
      </w:pPr>
    </w:p>
    <w:p w14:paraId="388EC8ED" w14:textId="77777777" w:rsidR="00D602E0" w:rsidRDefault="00D602E0" w:rsidP="007768EC">
      <w:pPr>
        <w:rPr>
          <w:rFonts w:ascii="Times New Roman" w:hAnsi="Times New Roman" w:cs="Times New Roman"/>
          <w:lang w:val="en-US" w:eastAsia="en-US"/>
        </w:rPr>
      </w:pPr>
    </w:p>
    <w:p w14:paraId="58BF0B55" w14:textId="77777777" w:rsidR="00D602E0" w:rsidRDefault="00D602E0" w:rsidP="007768EC">
      <w:pPr>
        <w:rPr>
          <w:rFonts w:ascii="Times New Roman" w:hAnsi="Times New Roman" w:cs="Times New Roman"/>
          <w:lang w:val="en-US" w:eastAsia="en-US"/>
        </w:rPr>
      </w:pPr>
    </w:p>
    <w:p w14:paraId="3422908D" w14:textId="77777777" w:rsidR="00D602E0" w:rsidRDefault="00D602E0" w:rsidP="007768EC">
      <w:pPr>
        <w:rPr>
          <w:rFonts w:ascii="Times New Roman" w:hAnsi="Times New Roman" w:cs="Times New Roman"/>
          <w:lang w:val="en-US" w:eastAsia="en-US"/>
        </w:rPr>
      </w:pPr>
    </w:p>
    <w:p w14:paraId="2D102E71" w14:textId="77777777" w:rsidR="00D602E0" w:rsidRDefault="00D602E0" w:rsidP="007768EC">
      <w:pPr>
        <w:rPr>
          <w:rFonts w:ascii="Times New Roman" w:hAnsi="Times New Roman" w:cs="Times New Roman"/>
          <w:lang w:val="en-US" w:eastAsia="en-US"/>
        </w:rPr>
      </w:pPr>
    </w:p>
    <w:p w14:paraId="60D267E3" w14:textId="77777777" w:rsidR="00D602E0" w:rsidRDefault="00D602E0" w:rsidP="007768EC">
      <w:pPr>
        <w:rPr>
          <w:rFonts w:ascii="Times New Roman" w:hAnsi="Times New Roman" w:cs="Times New Roman"/>
          <w:lang w:val="en-US" w:eastAsia="en-US"/>
        </w:rPr>
      </w:pPr>
    </w:p>
    <w:p w14:paraId="02E84A35" w14:textId="77777777" w:rsidR="00D602E0" w:rsidRDefault="00D602E0" w:rsidP="007768EC">
      <w:pPr>
        <w:rPr>
          <w:rFonts w:ascii="Times New Roman" w:hAnsi="Times New Roman" w:cs="Times New Roman"/>
          <w:lang w:val="en-US" w:eastAsia="en-US"/>
        </w:rPr>
      </w:pPr>
    </w:p>
    <w:p w14:paraId="24738575" w14:textId="77777777" w:rsidR="00D602E0" w:rsidRDefault="00D602E0" w:rsidP="007768EC">
      <w:pPr>
        <w:rPr>
          <w:rFonts w:ascii="Times New Roman" w:hAnsi="Times New Roman" w:cs="Times New Roman"/>
          <w:lang w:val="en-US" w:eastAsia="en-US"/>
        </w:rPr>
      </w:pPr>
    </w:p>
    <w:p w14:paraId="7ED3A7CE" w14:textId="77777777" w:rsidR="00D602E0" w:rsidRDefault="00D602E0" w:rsidP="007768EC">
      <w:pPr>
        <w:rPr>
          <w:rFonts w:ascii="Times New Roman" w:hAnsi="Times New Roman" w:cs="Times New Roman"/>
          <w:lang w:val="en-US" w:eastAsia="en-US"/>
        </w:rPr>
      </w:pPr>
    </w:p>
    <w:p w14:paraId="18D97390" w14:textId="77777777" w:rsidR="00D602E0" w:rsidRDefault="00D602E0" w:rsidP="007768EC">
      <w:pPr>
        <w:rPr>
          <w:rFonts w:ascii="Times New Roman" w:hAnsi="Times New Roman" w:cs="Times New Roman"/>
          <w:lang w:val="en-US" w:eastAsia="en-US"/>
        </w:rPr>
      </w:pPr>
    </w:p>
    <w:p w14:paraId="69331A2D" w14:textId="77777777" w:rsidR="00D602E0" w:rsidRPr="00F42D7C" w:rsidRDefault="00D602E0" w:rsidP="007768EC">
      <w:pPr>
        <w:rPr>
          <w:rFonts w:ascii="Times New Roman" w:hAnsi="Times New Roman" w:cs="Times New Roman"/>
          <w:lang w:val="en-US" w:eastAsia="en-US"/>
        </w:rPr>
      </w:pPr>
    </w:p>
    <w:p w14:paraId="68801965" w14:textId="77777777" w:rsidR="00853AEF" w:rsidRPr="00F42D7C" w:rsidRDefault="00853AEF" w:rsidP="00D869BA">
      <w:pPr>
        <w:pStyle w:val="ListParagraph"/>
        <w:numPr>
          <w:ilvl w:val="0"/>
          <w:numId w:val="26"/>
        </w:numPr>
        <w:spacing w:beforeLines="50" w:before="156" w:afterLines="50" w:after="156"/>
        <w:ind w:left="357" w:firstLineChars="0" w:hanging="357"/>
        <w:jc w:val="left"/>
        <w:rPr>
          <w:rFonts w:ascii="Times New Roman" w:hAnsi="Times New Roman" w:cs="Times New Roman"/>
          <w:b/>
          <w:lang w:val="en-US" w:eastAsia="en-US"/>
        </w:rPr>
      </w:pPr>
      <w:r w:rsidRPr="00F42D7C">
        <w:rPr>
          <w:rFonts w:ascii="Times New Roman" w:hAnsi="Times New Roman" w:cs="Times New Roman"/>
          <w:b/>
          <w:lang w:val="en-US" w:eastAsia="en-US"/>
        </w:rPr>
        <w:lastRenderedPageBreak/>
        <w:t>Best and Worst Airport :</w:t>
      </w:r>
    </w:p>
    <w:tbl>
      <w:tblPr>
        <w:tblW w:w="8060" w:type="dxa"/>
        <w:tblInd w:w="99" w:type="dxa"/>
        <w:tblLook w:val="04A0" w:firstRow="1" w:lastRow="0" w:firstColumn="1" w:lastColumn="0" w:noHBand="0" w:noVBand="1"/>
      </w:tblPr>
      <w:tblGrid>
        <w:gridCol w:w="2164"/>
        <w:gridCol w:w="5896"/>
      </w:tblGrid>
      <w:tr w:rsidR="00853AEF" w:rsidRPr="00F42D7C" w14:paraId="2BB687B3" w14:textId="77777777" w:rsidTr="007D6C3B">
        <w:trPr>
          <w:trHeight w:val="283"/>
        </w:trPr>
        <w:tc>
          <w:tcPr>
            <w:tcW w:w="2164"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hideMark/>
          </w:tcPr>
          <w:p w14:paraId="155B2ADC" w14:textId="77777777" w:rsidR="00853AEF" w:rsidRPr="00F42D7C" w:rsidRDefault="00853AEF" w:rsidP="007D6C3B">
            <w:pPr>
              <w:widowControl/>
              <w:rPr>
                <w:rFonts w:ascii="Times New Roman" w:eastAsia="Times New Roman" w:hAnsi="Times New Roman" w:cs="Times New Roman"/>
                <w:b/>
                <w:bCs/>
                <w:kern w:val="0"/>
                <w:sz w:val="22"/>
                <w:szCs w:val="22"/>
                <w:lang w:val="en-US" w:eastAsia="en-US"/>
              </w:rPr>
            </w:pPr>
            <w:r w:rsidRPr="00F42D7C">
              <w:rPr>
                <w:rFonts w:ascii="Times New Roman" w:eastAsia="Times New Roman" w:hAnsi="Times New Roman" w:cs="Times New Roman"/>
                <w:b/>
                <w:bCs/>
                <w:kern w:val="0"/>
                <w:sz w:val="22"/>
                <w:szCs w:val="22"/>
                <w:lang w:val="en-US" w:eastAsia="en-US"/>
              </w:rPr>
              <w:t>Statistical Analysis</w:t>
            </w:r>
          </w:p>
        </w:tc>
        <w:tc>
          <w:tcPr>
            <w:tcW w:w="5896" w:type="dxa"/>
            <w:tcBorders>
              <w:top w:val="single" w:sz="4" w:space="0" w:color="auto"/>
              <w:left w:val="nil"/>
              <w:bottom w:val="single" w:sz="4" w:space="0" w:color="auto"/>
              <w:right w:val="single" w:sz="4" w:space="0" w:color="auto"/>
            </w:tcBorders>
            <w:shd w:val="clear" w:color="auto" w:fill="auto"/>
            <w:vAlign w:val="center"/>
            <w:hideMark/>
          </w:tcPr>
          <w:p w14:paraId="6587F45D" w14:textId="77777777" w:rsidR="00853AEF" w:rsidRPr="00F42D7C" w:rsidRDefault="00853AEF" w:rsidP="007D6C3B">
            <w:pPr>
              <w:widowControl/>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Best and Worst Airport from </w:t>
            </w:r>
            <w:r w:rsidR="007D6C3B" w:rsidRPr="00F42D7C">
              <w:rPr>
                <w:rFonts w:ascii="Times New Roman" w:eastAsia="Times New Roman" w:hAnsi="Times New Roman" w:cs="Times New Roman"/>
                <w:color w:val="000000"/>
                <w:kern w:val="0"/>
                <w:sz w:val="22"/>
                <w:szCs w:val="22"/>
                <w:lang w:val="en-US" w:eastAsia="en-US"/>
              </w:rPr>
              <w:t>Visualization</w:t>
            </w:r>
          </w:p>
        </w:tc>
      </w:tr>
      <w:tr w:rsidR="00853AEF" w:rsidRPr="00F42D7C" w14:paraId="0CFF664B" w14:textId="77777777"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1480B7CB" w14:textId="77777777"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eastAsia="en-US"/>
              </w:rPr>
              <w:t>Null hypothesis (H0)</w:t>
            </w:r>
          </w:p>
        </w:tc>
        <w:tc>
          <w:tcPr>
            <w:tcW w:w="5896" w:type="dxa"/>
            <w:tcBorders>
              <w:top w:val="nil"/>
              <w:left w:val="nil"/>
              <w:bottom w:val="single" w:sz="4" w:space="0" w:color="auto"/>
              <w:right w:val="single" w:sz="4" w:space="0" w:color="auto"/>
            </w:tcBorders>
            <w:shd w:val="clear" w:color="auto" w:fill="auto"/>
            <w:vAlign w:val="center"/>
            <w:hideMark/>
          </w:tcPr>
          <w:p w14:paraId="2917B174" w14:textId="77777777" w:rsidR="00853AEF" w:rsidRPr="00F42D7C" w:rsidRDefault="00853AEF" w:rsidP="007D6C3B">
            <w:pPr>
              <w:widowControl/>
              <w:rPr>
                <w:rFonts w:ascii="Times New Roman" w:eastAsia="Times New Roman" w:hAnsi="Times New Roman" w:cs="Times New Roman"/>
                <w:color w:val="000000"/>
                <w:kern w:val="0"/>
                <w:sz w:val="22"/>
                <w:szCs w:val="22"/>
                <w:lang w:val="en-US" w:eastAsia="en-US"/>
              </w:rPr>
            </w:pPr>
            <w:r w:rsidRPr="00F42D7C">
              <w:rPr>
                <w:rFonts w:ascii="Times New Roman" w:hAnsi="Times New Roman" w:cs="Times New Roman"/>
                <w:sz w:val="20"/>
                <w:szCs w:val="20"/>
              </w:rPr>
              <w:t xml:space="preserve">The mean departure delays are the same for 2 airport </w:t>
            </w:r>
            <w:r w:rsidRPr="00F42D7C">
              <w:rPr>
                <w:rFonts w:ascii="Times New Roman" w:hAnsi="Times New Roman" w:cs="Times New Roman"/>
                <w:b/>
                <w:sz w:val="20"/>
                <w:szCs w:val="20"/>
              </w:rPr>
              <w:t>ORD (IL)</w:t>
            </w:r>
            <w:r w:rsidRPr="00F42D7C">
              <w:rPr>
                <w:rFonts w:ascii="Times New Roman" w:hAnsi="Times New Roman" w:cs="Times New Roman"/>
                <w:sz w:val="20"/>
                <w:szCs w:val="20"/>
              </w:rPr>
              <w:t xml:space="preserve"> and </w:t>
            </w:r>
            <w:r w:rsidRPr="00F42D7C">
              <w:rPr>
                <w:rFonts w:ascii="Times New Roman" w:hAnsi="Times New Roman" w:cs="Times New Roman"/>
                <w:b/>
                <w:sz w:val="20"/>
                <w:szCs w:val="20"/>
              </w:rPr>
              <w:t>AUS (TX)</w:t>
            </w:r>
          </w:p>
        </w:tc>
      </w:tr>
      <w:tr w:rsidR="00853AEF" w:rsidRPr="00F42D7C" w14:paraId="6E0AF29F" w14:textId="77777777"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3D03F2BC" w14:textId="77777777"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eastAsia="en-US"/>
              </w:rPr>
              <w:t>Alternative hypothesis</w:t>
            </w:r>
          </w:p>
        </w:tc>
        <w:tc>
          <w:tcPr>
            <w:tcW w:w="5896" w:type="dxa"/>
            <w:tcBorders>
              <w:top w:val="nil"/>
              <w:left w:val="nil"/>
              <w:bottom w:val="single" w:sz="4" w:space="0" w:color="auto"/>
              <w:right w:val="single" w:sz="4" w:space="0" w:color="auto"/>
            </w:tcBorders>
            <w:shd w:val="clear" w:color="auto" w:fill="auto"/>
            <w:vAlign w:val="center"/>
            <w:hideMark/>
          </w:tcPr>
          <w:p w14:paraId="5B83E592" w14:textId="77777777" w:rsidR="00853AEF" w:rsidRPr="00F42D7C" w:rsidRDefault="00853AEF" w:rsidP="007D6C3B">
            <w:pPr>
              <w:widowControl/>
              <w:rPr>
                <w:rFonts w:ascii="Times New Roman" w:eastAsia="Times New Roman" w:hAnsi="Times New Roman" w:cs="Times New Roman"/>
                <w:color w:val="000000"/>
                <w:kern w:val="0"/>
                <w:sz w:val="22"/>
                <w:szCs w:val="22"/>
                <w:lang w:val="en-US" w:eastAsia="en-US"/>
              </w:rPr>
            </w:pPr>
            <w:r w:rsidRPr="00F42D7C">
              <w:rPr>
                <w:rFonts w:ascii="Times New Roman" w:hAnsi="Times New Roman" w:cs="Times New Roman"/>
                <w:sz w:val="20"/>
                <w:szCs w:val="20"/>
              </w:rPr>
              <w:t xml:space="preserve">The mean departure delays are different for 2 airport </w:t>
            </w:r>
            <w:r w:rsidRPr="00F42D7C">
              <w:rPr>
                <w:rFonts w:ascii="Times New Roman" w:hAnsi="Times New Roman" w:cs="Times New Roman"/>
                <w:b/>
                <w:sz w:val="20"/>
                <w:szCs w:val="20"/>
              </w:rPr>
              <w:t>ORD (IL)</w:t>
            </w:r>
            <w:r w:rsidRPr="00F42D7C">
              <w:rPr>
                <w:rFonts w:ascii="Times New Roman" w:hAnsi="Times New Roman" w:cs="Times New Roman"/>
                <w:sz w:val="20"/>
                <w:szCs w:val="20"/>
              </w:rPr>
              <w:t xml:space="preserve"> and </w:t>
            </w:r>
            <w:r w:rsidRPr="00F42D7C">
              <w:rPr>
                <w:rFonts w:ascii="Times New Roman" w:hAnsi="Times New Roman" w:cs="Times New Roman"/>
                <w:b/>
                <w:sz w:val="20"/>
                <w:szCs w:val="20"/>
              </w:rPr>
              <w:t>AUS (TX)</w:t>
            </w:r>
            <w:r w:rsidRPr="00F42D7C">
              <w:rPr>
                <w:rFonts w:ascii="Times New Roman" w:hAnsi="Times New Roman" w:cs="Times New Roman"/>
                <w:sz w:val="20"/>
                <w:szCs w:val="20"/>
              </w:rPr>
              <w:t xml:space="preserve"> (Mean departure delay for </w:t>
            </w:r>
            <w:r w:rsidRPr="00F42D7C">
              <w:rPr>
                <w:rFonts w:ascii="Times New Roman" w:hAnsi="Times New Roman" w:cs="Times New Roman"/>
                <w:b/>
                <w:sz w:val="20"/>
                <w:szCs w:val="20"/>
              </w:rPr>
              <w:t>ORD (IL)</w:t>
            </w:r>
            <w:r w:rsidRPr="00F42D7C">
              <w:rPr>
                <w:rFonts w:ascii="Times New Roman" w:hAnsi="Times New Roman" w:cs="Times New Roman"/>
                <w:sz w:val="20"/>
                <w:szCs w:val="20"/>
              </w:rPr>
              <w:t xml:space="preserve"> is much higher than </w:t>
            </w:r>
            <w:r w:rsidRPr="00F42D7C">
              <w:rPr>
                <w:rFonts w:ascii="Times New Roman" w:hAnsi="Times New Roman" w:cs="Times New Roman"/>
                <w:b/>
                <w:sz w:val="20"/>
                <w:szCs w:val="20"/>
              </w:rPr>
              <w:t>AUS (TX)</w:t>
            </w:r>
          </w:p>
        </w:tc>
      </w:tr>
      <w:tr w:rsidR="00853AEF" w:rsidRPr="00F42D7C" w14:paraId="23F2D13F" w14:textId="77777777"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350A9CC6" w14:textId="77777777"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t>Set α</w:t>
            </w:r>
          </w:p>
        </w:tc>
        <w:tc>
          <w:tcPr>
            <w:tcW w:w="5896" w:type="dxa"/>
            <w:tcBorders>
              <w:top w:val="nil"/>
              <w:left w:val="nil"/>
              <w:bottom w:val="single" w:sz="4" w:space="0" w:color="auto"/>
              <w:right w:val="single" w:sz="4" w:space="0" w:color="auto"/>
            </w:tcBorders>
            <w:shd w:val="clear" w:color="auto" w:fill="auto"/>
            <w:vAlign w:val="center"/>
            <w:hideMark/>
          </w:tcPr>
          <w:p w14:paraId="732D17B1" w14:textId="77777777" w:rsidR="00853AEF" w:rsidRPr="00F42D7C" w:rsidRDefault="00853AEF" w:rsidP="007D6C3B">
            <w:pPr>
              <w:widowControl/>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Significance level at 5% here.</w:t>
            </w:r>
          </w:p>
        </w:tc>
      </w:tr>
      <w:tr w:rsidR="00853AEF" w:rsidRPr="00F42D7C" w14:paraId="38126D79" w14:textId="77777777"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35521FC0" w14:textId="77777777"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t>Compute p-value</w:t>
            </w:r>
          </w:p>
        </w:tc>
        <w:tc>
          <w:tcPr>
            <w:tcW w:w="5896" w:type="dxa"/>
            <w:tcBorders>
              <w:top w:val="nil"/>
              <w:left w:val="nil"/>
              <w:bottom w:val="single" w:sz="4" w:space="0" w:color="auto"/>
              <w:right w:val="single" w:sz="4" w:space="0" w:color="auto"/>
            </w:tcBorders>
            <w:shd w:val="clear" w:color="auto" w:fill="auto"/>
            <w:vAlign w:val="center"/>
            <w:hideMark/>
          </w:tcPr>
          <w:p w14:paraId="2A98D5A1" w14:textId="77777777" w:rsidR="00853AEF" w:rsidRPr="00F42D7C" w:rsidRDefault="00853AEF" w:rsidP="007D6C3B">
            <w:pPr>
              <w:rPr>
                <w:rFonts w:ascii="Times New Roman" w:hAnsi="Times New Roman" w:cs="Times New Roman"/>
                <w:b/>
              </w:rPr>
            </w:pPr>
            <w:r w:rsidRPr="00F42D7C">
              <w:rPr>
                <w:rFonts w:ascii="Times New Roman" w:hAnsi="Times New Roman" w:cs="Times New Roman"/>
                <w:b/>
              </w:rPr>
              <w:t>ANOVA</w:t>
            </w:r>
            <w:r w:rsidR="007D6C3B" w:rsidRPr="00F42D7C">
              <w:rPr>
                <w:rFonts w:ascii="Times New Roman" w:hAnsi="Times New Roman" w:cs="Times New Roman"/>
                <w:b/>
              </w:rPr>
              <w:t xml:space="preserve">: </w:t>
            </w:r>
            <w:r w:rsidRPr="00F42D7C">
              <w:rPr>
                <w:rFonts w:ascii="Times New Roman" w:hAnsi="Times New Roman" w:cs="Times New Roman"/>
              </w:rPr>
              <w:t>P= 2.4974769606e-07</w:t>
            </w:r>
          </w:p>
          <w:p w14:paraId="444842E7" w14:textId="77777777" w:rsidR="00853AEF" w:rsidRPr="00F42D7C" w:rsidRDefault="00853AEF" w:rsidP="007D6C3B">
            <w:pPr>
              <w:textAlignment w:val="center"/>
              <w:rPr>
                <w:rFonts w:ascii="Times New Roman" w:eastAsia="Times New Roman" w:hAnsi="Times New Roman" w:cs="Times New Roman"/>
                <w:b/>
                <w:vanish/>
                <w:color w:val="000000"/>
                <w:sz w:val="11"/>
                <w:szCs w:val="11"/>
                <w:lang w:val="en-US"/>
              </w:rPr>
            </w:pPr>
            <w:r w:rsidRPr="00F42D7C">
              <w:rPr>
                <w:rFonts w:ascii="Times New Roman" w:eastAsia="Times New Roman" w:hAnsi="Times New Roman" w:cs="Times New Roman"/>
                <w:b/>
                <w:vanish/>
                <w:color w:val="000000"/>
                <w:sz w:val="11"/>
                <w:szCs w:val="11"/>
                <w:lang w:val="en-US"/>
              </w:rPr>
              <w:t>. . .</w:t>
            </w:r>
          </w:p>
          <w:p w14:paraId="233B615A" w14:textId="77777777" w:rsidR="00853AEF" w:rsidRPr="00F42D7C" w:rsidRDefault="00853AEF" w:rsidP="007D6C3B">
            <w:pPr>
              <w:rPr>
                <w:rFonts w:ascii="Times New Roman" w:hAnsi="Times New Roman" w:cs="Times New Roman"/>
                <w:b/>
              </w:rPr>
            </w:pPr>
            <w:r w:rsidRPr="00F42D7C">
              <w:rPr>
                <w:rFonts w:ascii="Times New Roman" w:hAnsi="Times New Roman" w:cs="Times New Roman"/>
                <w:b/>
              </w:rPr>
              <w:t xml:space="preserve">Kruskall-Wallis H-test </w:t>
            </w:r>
            <w:r w:rsidR="007D6C3B" w:rsidRPr="00F42D7C">
              <w:rPr>
                <w:rFonts w:ascii="Times New Roman" w:hAnsi="Times New Roman" w:cs="Times New Roman"/>
                <w:b/>
              </w:rPr>
              <w:t xml:space="preserve">: </w:t>
            </w:r>
            <w:r w:rsidRPr="00F42D7C">
              <w:rPr>
                <w:rFonts w:ascii="Times New Roman" w:hAnsi="Times New Roman" w:cs="Times New Roman"/>
              </w:rPr>
              <w:t>P= 2.49809315473e-13</w:t>
            </w:r>
          </w:p>
        </w:tc>
      </w:tr>
      <w:tr w:rsidR="00853AEF" w:rsidRPr="00F42D7C" w14:paraId="6C48FE45" w14:textId="77777777"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35FE8224" w14:textId="77777777"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t>Result</w:t>
            </w:r>
          </w:p>
        </w:tc>
        <w:tc>
          <w:tcPr>
            <w:tcW w:w="5896" w:type="dxa"/>
            <w:tcBorders>
              <w:top w:val="nil"/>
              <w:left w:val="nil"/>
              <w:bottom w:val="single" w:sz="4" w:space="0" w:color="auto"/>
              <w:right w:val="single" w:sz="4" w:space="0" w:color="auto"/>
            </w:tcBorders>
            <w:shd w:val="clear" w:color="auto" w:fill="auto"/>
            <w:vAlign w:val="center"/>
            <w:hideMark/>
          </w:tcPr>
          <w:p w14:paraId="7FD367FB" w14:textId="77777777" w:rsidR="00853AEF" w:rsidRPr="00F42D7C" w:rsidRDefault="00853AEF" w:rsidP="00D602E0">
            <w:pPr>
              <w:widowControl/>
              <w:jc w:val="left"/>
              <w:rPr>
                <w:rFonts w:ascii="Times New Roman" w:eastAsiaTheme="minorHAnsi" w:hAnsi="Times New Roman" w:cs="Times New Roman"/>
                <w:sz w:val="22"/>
                <w:szCs w:val="22"/>
              </w:rPr>
            </w:pPr>
            <w:r w:rsidRPr="00F42D7C">
              <w:rPr>
                <w:rFonts w:ascii="Times New Roman" w:eastAsia="Times New Roman" w:hAnsi="Times New Roman" w:cs="Times New Roman"/>
                <w:color w:val="000000"/>
                <w:kern w:val="0"/>
                <w:sz w:val="22"/>
                <w:szCs w:val="22"/>
                <w:lang w:val="en-US" w:eastAsia="en-US"/>
              </w:rPr>
              <w:t xml:space="preserve">We, therefore, have sufficient evidence to reject the null hypothesis. Our initial guess that a statistically significant difference existed in the </w:t>
            </w:r>
            <w:r w:rsidR="00D602E0">
              <w:rPr>
                <w:rFonts w:ascii="Times New Roman" w:eastAsia="Times New Roman" w:hAnsi="Times New Roman" w:cs="Times New Roman"/>
                <w:color w:val="000000"/>
                <w:kern w:val="0"/>
                <w:sz w:val="22"/>
                <w:szCs w:val="22"/>
                <w:lang w:val="en-US" w:eastAsia="en-US"/>
              </w:rPr>
              <w:t>flight delay between airports</w:t>
            </w:r>
            <w:r w:rsidR="00D602E0" w:rsidRPr="00F42D7C">
              <w:rPr>
                <w:rFonts w:ascii="Times New Roman" w:eastAsia="Times New Roman" w:hAnsi="Times New Roman" w:cs="Times New Roman"/>
                <w:color w:val="000000"/>
                <w:kern w:val="0"/>
                <w:sz w:val="22"/>
                <w:szCs w:val="22"/>
                <w:lang w:val="en-US" w:eastAsia="en-US"/>
              </w:rPr>
              <w:t xml:space="preserve"> </w:t>
            </w:r>
            <w:r w:rsidRPr="00F42D7C">
              <w:rPr>
                <w:rFonts w:ascii="Times New Roman" w:eastAsia="Times New Roman" w:hAnsi="Times New Roman" w:cs="Times New Roman"/>
                <w:color w:val="000000"/>
                <w:kern w:val="0"/>
                <w:sz w:val="22"/>
                <w:szCs w:val="22"/>
                <w:lang w:val="en-US" w:eastAsia="en-US"/>
              </w:rPr>
              <w:t>was backed by this statistical analysis. We have evidence to suggest that departure delay is related to Airport.</w:t>
            </w:r>
          </w:p>
        </w:tc>
      </w:tr>
    </w:tbl>
    <w:p w14:paraId="474F8118" w14:textId="77777777" w:rsidR="007768EC" w:rsidRDefault="007768EC" w:rsidP="007768EC">
      <w:pPr>
        <w:rPr>
          <w:rFonts w:ascii="Times New Roman" w:hAnsi="Times New Roman" w:cs="Times New Roman"/>
          <w:lang w:val="en-US" w:eastAsia="en-US"/>
        </w:rPr>
      </w:pPr>
    </w:p>
    <w:p w14:paraId="50186270" w14:textId="77777777" w:rsidR="00727019" w:rsidRPr="00F42D7C" w:rsidRDefault="00727019" w:rsidP="00D869BA">
      <w:pPr>
        <w:pStyle w:val="ListParagraph"/>
        <w:numPr>
          <w:ilvl w:val="0"/>
          <w:numId w:val="26"/>
        </w:numPr>
        <w:spacing w:beforeLines="50" w:before="156" w:afterLines="50" w:after="156"/>
        <w:ind w:left="357" w:firstLineChars="0" w:hanging="357"/>
        <w:jc w:val="left"/>
        <w:rPr>
          <w:rFonts w:ascii="Times New Roman" w:hAnsi="Times New Roman" w:cs="Times New Roman"/>
          <w:b/>
          <w:lang w:val="en-US" w:eastAsia="en-US"/>
        </w:rPr>
      </w:pPr>
      <w:r w:rsidRPr="00F42D7C">
        <w:rPr>
          <w:rFonts w:ascii="Times New Roman" w:hAnsi="Times New Roman" w:cs="Times New Roman"/>
          <w:b/>
          <w:lang w:val="en-US" w:eastAsia="en-US"/>
        </w:rPr>
        <w:t>Delay Reasons :</w:t>
      </w:r>
    </w:p>
    <w:tbl>
      <w:tblPr>
        <w:tblW w:w="8060" w:type="dxa"/>
        <w:tblInd w:w="99" w:type="dxa"/>
        <w:tblLook w:val="04A0" w:firstRow="1" w:lastRow="0" w:firstColumn="1" w:lastColumn="0" w:noHBand="0" w:noVBand="1"/>
      </w:tblPr>
      <w:tblGrid>
        <w:gridCol w:w="2300"/>
        <w:gridCol w:w="5760"/>
      </w:tblGrid>
      <w:tr w:rsidR="00727019" w:rsidRPr="00F42D7C" w14:paraId="6ACA747D" w14:textId="77777777" w:rsidTr="003D45C6">
        <w:trPr>
          <w:trHeight w:val="283"/>
        </w:trPr>
        <w:tc>
          <w:tcPr>
            <w:tcW w:w="2300"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hideMark/>
          </w:tcPr>
          <w:p w14:paraId="52855208" w14:textId="77777777" w:rsidR="00727019" w:rsidRPr="00F42D7C" w:rsidRDefault="00727019" w:rsidP="003D45C6">
            <w:pPr>
              <w:widowControl/>
              <w:rPr>
                <w:rFonts w:ascii="Times New Roman" w:eastAsia="Times New Roman" w:hAnsi="Times New Roman" w:cs="Times New Roman"/>
                <w:b/>
                <w:bCs/>
                <w:kern w:val="0"/>
                <w:sz w:val="22"/>
                <w:szCs w:val="22"/>
                <w:lang w:val="en-US" w:eastAsia="en-US"/>
              </w:rPr>
            </w:pPr>
            <w:r w:rsidRPr="00F42D7C">
              <w:rPr>
                <w:rFonts w:ascii="Times New Roman" w:eastAsia="Times New Roman" w:hAnsi="Times New Roman" w:cs="Times New Roman"/>
                <w:b/>
                <w:bCs/>
                <w:kern w:val="0"/>
                <w:sz w:val="22"/>
                <w:szCs w:val="22"/>
                <w:lang w:val="en-US" w:eastAsia="en-US"/>
              </w:rPr>
              <w:t>Statistical Analysis</w:t>
            </w:r>
          </w:p>
        </w:tc>
        <w:tc>
          <w:tcPr>
            <w:tcW w:w="5760" w:type="dxa"/>
            <w:tcBorders>
              <w:top w:val="single" w:sz="4" w:space="0" w:color="auto"/>
              <w:left w:val="nil"/>
              <w:bottom w:val="single" w:sz="4" w:space="0" w:color="auto"/>
              <w:right w:val="single" w:sz="4" w:space="0" w:color="auto"/>
            </w:tcBorders>
            <w:shd w:val="clear" w:color="auto" w:fill="auto"/>
            <w:vAlign w:val="bottom"/>
            <w:hideMark/>
          </w:tcPr>
          <w:p w14:paraId="5FA8D399" w14:textId="77777777" w:rsidR="00B40DE8" w:rsidRPr="00F42D7C" w:rsidRDefault="00B40DE8" w:rsidP="00B40DE8">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Delay Reasons </w:t>
            </w:r>
            <w:r w:rsidR="004E232A" w:rsidRPr="00F42D7C">
              <w:rPr>
                <w:rFonts w:ascii="Times New Roman" w:eastAsia="Times New Roman" w:hAnsi="Times New Roman" w:cs="Times New Roman"/>
                <w:color w:val="000000"/>
                <w:kern w:val="0"/>
                <w:sz w:val="22"/>
                <w:szCs w:val="22"/>
                <w:lang w:val="en-US" w:eastAsia="en-US"/>
              </w:rPr>
              <w:t>Visualisation</w:t>
            </w:r>
          </w:p>
        </w:tc>
      </w:tr>
      <w:tr w:rsidR="00727019" w:rsidRPr="00F42D7C" w14:paraId="37316481" w14:textId="77777777" w:rsidTr="003D45C6">
        <w:trPr>
          <w:trHeight w:val="283"/>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73E3CC6E" w14:textId="77777777" w:rsidR="00727019" w:rsidRPr="00F42D7C" w:rsidRDefault="00727019" w:rsidP="003D45C6">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eastAsia="en-US"/>
              </w:rPr>
              <w:t>Null hypothesis (H0)</w:t>
            </w:r>
          </w:p>
        </w:tc>
        <w:tc>
          <w:tcPr>
            <w:tcW w:w="5760" w:type="dxa"/>
            <w:tcBorders>
              <w:top w:val="nil"/>
              <w:left w:val="nil"/>
              <w:bottom w:val="single" w:sz="4" w:space="0" w:color="auto"/>
              <w:right w:val="single" w:sz="4" w:space="0" w:color="auto"/>
            </w:tcBorders>
            <w:shd w:val="clear" w:color="auto" w:fill="auto"/>
            <w:vAlign w:val="bottom"/>
            <w:hideMark/>
          </w:tcPr>
          <w:p w14:paraId="05267CE5" w14:textId="77777777" w:rsidR="00B40DE8" w:rsidRPr="00F42D7C" w:rsidRDefault="00B40DE8" w:rsidP="00B40DE8">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The departure delays have same effect for</w:t>
            </w:r>
            <w:r w:rsidR="004E232A" w:rsidRPr="00F42D7C">
              <w:rPr>
                <w:rFonts w:ascii="Times New Roman" w:eastAsia="Times New Roman" w:hAnsi="Times New Roman" w:cs="Times New Roman"/>
                <w:color w:val="000000"/>
                <w:kern w:val="0"/>
                <w:sz w:val="22"/>
                <w:szCs w:val="22"/>
                <w:lang w:val="en-US" w:eastAsia="en-US"/>
              </w:rPr>
              <w:t xml:space="preserve"> following</w:t>
            </w:r>
            <w:r w:rsidRPr="00F42D7C">
              <w:rPr>
                <w:rFonts w:ascii="Times New Roman" w:eastAsia="Times New Roman" w:hAnsi="Times New Roman" w:cs="Times New Roman"/>
                <w:color w:val="000000"/>
                <w:kern w:val="0"/>
                <w:sz w:val="22"/>
                <w:szCs w:val="22"/>
                <w:lang w:val="en-US" w:eastAsia="en-US"/>
              </w:rPr>
              <w:t xml:space="preserve"> delay reasons</w:t>
            </w:r>
          </w:p>
          <w:p w14:paraId="30920415" w14:textId="77777777" w:rsidR="00B40DE8" w:rsidRPr="00F42D7C" w:rsidRDefault="003D45C6" w:rsidP="003D45C6">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 </w:t>
            </w:r>
            <w:r w:rsidR="00B40DE8" w:rsidRPr="00F42D7C">
              <w:rPr>
                <w:rFonts w:ascii="Times New Roman" w:eastAsia="Times New Roman" w:hAnsi="Times New Roman" w:cs="Times New Roman"/>
                <w:color w:val="000000"/>
                <w:kern w:val="0"/>
                <w:sz w:val="22"/>
                <w:szCs w:val="22"/>
                <w:lang w:val="en-US" w:eastAsia="en-US"/>
              </w:rPr>
              <w:t>Weather delay</w:t>
            </w:r>
          </w:p>
          <w:p w14:paraId="6CB35784" w14:textId="77777777" w:rsidR="00727019" w:rsidRPr="00F42D7C" w:rsidRDefault="003D45C6" w:rsidP="00C178B1">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 </w:t>
            </w:r>
            <w:r w:rsidR="00B40DE8" w:rsidRPr="00F42D7C">
              <w:rPr>
                <w:rFonts w:ascii="Times New Roman" w:eastAsia="Times New Roman" w:hAnsi="Times New Roman" w:cs="Times New Roman"/>
                <w:color w:val="000000"/>
                <w:kern w:val="0"/>
                <w:sz w:val="22"/>
                <w:szCs w:val="22"/>
                <w:lang w:val="en-US" w:eastAsia="en-US"/>
              </w:rPr>
              <w:t>Nas delay</w:t>
            </w:r>
          </w:p>
        </w:tc>
      </w:tr>
      <w:tr w:rsidR="00727019" w:rsidRPr="00F42D7C" w14:paraId="4226CF33" w14:textId="77777777" w:rsidTr="003D45C6">
        <w:trPr>
          <w:trHeight w:val="283"/>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7CE984F2" w14:textId="77777777" w:rsidR="00727019" w:rsidRPr="00F42D7C" w:rsidRDefault="00727019" w:rsidP="003D45C6">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eastAsia="en-US"/>
              </w:rPr>
              <w:t>Alternative hypothesis</w:t>
            </w:r>
          </w:p>
        </w:tc>
        <w:tc>
          <w:tcPr>
            <w:tcW w:w="5760" w:type="dxa"/>
            <w:tcBorders>
              <w:top w:val="nil"/>
              <w:left w:val="nil"/>
              <w:bottom w:val="single" w:sz="4" w:space="0" w:color="auto"/>
              <w:right w:val="single" w:sz="4" w:space="0" w:color="auto"/>
            </w:tcBorders>
            <w:shd w:val="clear" w:color="auto" w:fill="auto"/>
            <w:vAlign w:val="bottom"/>
            <w:hideMark/>
          </w:tcPr>
          <w:p w14:paraId="259E412F" w14:textId="77777777" w:rsidR="004E232A" w:rsidRPr="00F42D7C" w:rsidRDefault="00727019" w:rsidP="004E232A">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The departure delays are different for 2 </w:t>
            </w:r>
            <w:r w:rsidR="004E232A" w:rsidRPr="00F42D7C">
              <w:rPr>
                <w:rFonts w:ascii="Times New Roman" w:eastAsia="Times New Roman" w:hAnsi="Times New Roman" w:cs="Times New Roman"/>
                <w:color w:val="000000"/>
                <w:kern w:val="0"/>
                <w:sz w:val="22"/>
                <w:szCs w:val="22"/>
                <w:lang w:val="en-US" w:eastAsia="en-US"/>
              </w:rPr>
              <w:t>delay reasons</w:t>
            </w:r>
          </w:p>
          <w:p w14:paraId="433778EC" w14:textId="77777777" w:rsidR="00727019" w:rsidRPr="00F42D7C" w:rsidRDefault="00727019" w:rsidP="004E232A">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Mean departure delay for </w:t>
            </w:r>
            <w:r w:rsidR="004E232A" w:rsidRPr="00F42D7C">
              <w:rPr>
                <w:rFonts w:ascii="Times New Roman" w:eastAsia="Times New Roman" w:hAnsi="Times New Roman" w:cs="Times New Roman"/>
                <w:color w:val="000000"/>
                <w:kern w:val="0"/>
                <w:sz w:val="22"/>
                <w:szCs w:val="22"/>
                <w:lang w:val="en-US" w:eastAsia="en-US"/>
              </w:rPr>
              <w:t>reason Nas delay</w:t>
            </w:r>
            <w:r w:rsidR="00D602E0">
              <w:rPr>
                <w:rFonts w:ascii="Times New Roman" w:eastAsia="Times New Roman" w:hAnsi="Times New Roman" w:cs="Times New Roman"/>
                <w:color w:val="000000"/>
                <w:kern w:val="0"/>
                <w:sz w:val="22"/>
                <w:szCs w:val="22"/>
                <w:lang w:val="en-US" w:eastAsia="en-US"/>
              </w:rPr>
              <w:t xml:space="preserve"> </w:t>
            </w:r>
            <w:r w:rsidRPr="00F42D7C">
              <w:rPr>
                <w:rFonts w:ascii="Times New Roman" w:eastAsia="Times New Roman" w:hAnsi="Times New Roman" w:cs="Times New Roman"/>
                <w:color w:val="000000"/>
                <w:kern w:val="0"/>
                <w:sz w:val="22"/>
                <w:szCs w:val="22"/>
                <w:lang w:val="en-US" w:eastAsia="en-US"/>
              </w:rPr>
              <w:t xml:space="preserve">is much higher than </w:t>
            </w:r>
            <w:r w:rsidR="004E232A" w:rsidRPr="00F42D7C">
              <w:rPr>
                <w:rFonts w:ascii="Times New Roman" w:eastAsia="Times New Roman" w:hAnsi="Times New Roman" w:cs="Times New Roman"/>
                <w:color w:val="000000"/>
                <w:kern w:val="0"/>
                <w:sz w:val="22"/>
                <w:szCs w:val="22"/>
                <w:lang w:val="en-US" w:eastAsia="en-US"/>
              </w:rPr>
              <w:t>Weather delay</w:t>
            </w:r>
          </w:p>
        </w:tc>
      </w:tr>
      <w:tr w:rsidR="00727019" w:rsidRPr="00F42D7C" w14:paraId="5CC59075" w14:textId="77777777" w:rsidTr="003D45C6">
        <w:trPr>
          <w:trHeight w:val="283"/>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65E7ACB8" w14:textId="77777777" w:rsidR="00727019" w:rsidRPr="00F42D7C" w:rsidRDefault="00727019" w:rsidP="003D45C6">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t>Set α</w:t>
            </w:r>
          </w:p>
        </w:tc>
        <w:tc>
          <w:tcPr>
            <w:tcW w:w="5760" w:type="dxa"/>
            <w:tcBorders>
              <w:top w:val="nil"/>
              <w:left w:val="nil"/>
              <w:bottom w:val="single" w:sz="4" w:space="0" w:color="auto"/>
              <w:right w:val="single" w:sz="4" w:space="0" w:color="auto"/>
            </w:tcBorders>
            <w:shd w:val="clear" w:color="auto" w:fill="auto"/>
            <w:vAlign w:val="bottom"/>
            <w:hideMark/>
          </w:tcPr>
          <w:p w14:paraId="03D9FCD8" w14:textId="77777777" w:rsidR="00727019" w:rsidRPr="00F42D7C" w:rsidRDefault="00727019" w:rsidP="00C178B1">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Significance level at 5% here.</w:t>
            </w:r>
          </w:p>
        </w:tc>
      </w:tr>
      <w:tr w:rsidR="00727019" w:rsidRPr="00F42D7C" w14:paraId="44E1DAE2" w14:textId="77777777" w:rsidTr="003D45C6">
        <w:trPr>
          <w:trHeight w:val="283"/>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2243B5DE" w14:textId="77777777" w:rsidR="00727019" w:rsidRPr="00F42D7C" w:rsidRDefault="00727019" w:rsidP="003D45C6">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t>Compute p-value</w:t>
            </w:r>
          </w:p>
        </w:tc>
        <w:tc>
          <w:tcPr>
            <w:tcW w:w="5760" w:type="dxa"/>
            <w:tcBorders>
              <w:top w:val="nil"/>
              <w:left w:val="nil"/>
              <w:bottom w:val="single" w:sz="4" w:space="0" w:color="auto"/>
              <w:right w:val="single" w:sz="4" w:space="0" w:color="auto"/>
            </w:tcBorders>
            <w:shd w:val="clear" w:color="auto" w:fill="auto"/>
            <w:vAlign w:val="bottom"/>
            <w:hideMark/>
          </w:tcPr>
          <w:p w14:paraId="1AA4C591" w14:textId="77777777" w:rsidR="00727019" w:rsidRPr="00F42D7C" w:rsidRDefault="00727019" w:rsidP="003D45C6">
            <w:pPr>
              <w:rPr>
                <w:rFonts w:ascii="Times New Roman" w:hAnsi="Times New Roman" w:cs="Times New Roman"/>
                <w:b/>
                <w:u w:val="single"/>
              </w:rPr>
            </w:pPr>
            <w:r w:rsidRPr="00F42D7C">
              <w:rPr>
                <w:rFonts w:ascii="Times New Roman" w:hAnsi="Times New Roman" w:cs="Times New Roman"/>
                <w:b/>
              </w:rPr>
              <w:t>ANOVA</w:t>
            </w:r>
            <w:r w:rsidR="003D45C6" w:rsidRPr="00F42D7C">
              <w:rPr>
                <w:rFonts w:ascii="Times New Roman" w:hAnsi="Times New Roman" w:cs="Times New Roman"/>
                <w:b/>
              </w:rPr>
              <w:t xml:space="preserve">:  </w:t>
            </w:r>
            <w:r w:rsidRPr="00F42D7C">
              <w:rPr>
                <w:rFonts w:ascii="Times New Roman" w:hAnsi="Times New Roman" w:cs="Times New Roman"/>
              </w:rPr>
              <w:t xml:space="preserve">P= </w:t>
            </w:r>
            <w:r w:rsidR="004E232A" w:rsidRPr="00F42D7C">
              <w:rPr>
                <w:rFonts w:ascii="Times New Roman" w:hAnsi="Times New Roman" w:cs="Times New Roman"/>
              </w:rPr>
              <w:t>2.27958149583e-09</w:t>
            </w:r>
          </w:p>
          <w:p w14:paraId="3E3BFCD4" w14:textId="77777777" w:rsidR="00727019" w:rsidRPr="00F42D7C" w:rsidRDefault="00727019" w:rsidP="00C178B1">
            <w:pPr>
              <w:jc w:val="center"/>
              <w:textAlignment w:val="center"/>
              <w:rPr>
                <w:rFonts w:ascii="Times New Roman" w:eastAsia="Times New Roman" w:hAnsi="Times New Roman" w:cs="Times New Roman"/>
                <w:b/>
                <w:vanish/>
                <w:color w:val="000000"/>
                <w:sz w:val="11"/>
                <w:szCs w:val="11"/>
                <w:lang w:val="en-US"/>
              </w:rPr>
            </w:pPr>
            <w:r w:rsidRPr="00F42D7C">
              <w:rPr>
                <w:rFonts w:ascii="Times New Roman" w:eastAsia="Times New Roman" w:hAnsi="Times New Roman" w:cs="Times New Roman"/>
                <w:b/>
                <w:vanish/>
                <w:color w:val="000000"/>
                <w:sz w:val="11"/>
                <w:szCs w:val="11"/>
                <w:lang w:val="en-US"/>
              </w:rPr>
              <w:t>. . .</w:t>
            </w:r>
          </w:p>
          <w:p w14:paraId="1E5F30DA" w14:textId="77777777" w:rsidR="00727019" w:rsidRPr="00F42D7C" w:rsidRDefault="003D45C6" w:rsidP="00C178B1">
            <w:pPr>
              <w:rPr>
                <w:rFonts w:ascii="Times New Roman" w:hAnsi="Times New Roman" w:cs="Times New Roman"/>
                <w:b/>
              </w:rPr>
            </w:pPr>
            <w:r w:rsidRPr="00F42D7C">
              <w:rPr>
                <w:rFonts w:ascii="Times New Roman" w:hAnsi="Times New Roman" w:cs="Times New Roman"/>
                <w:b/>
              </w:rPr>
              <w:t xml:space="preserve">Kruskall-Wallis H-test:  </w:t>
            </w:r>
            <w:r w:rsidR="00727019" w:rsidRPr="00F42D7C">
              <w:rPr>
                <w:rFonts w:ascii="Times New Roman" w:hAnsi="Times New Roman" w:cs="Times New Roman"/>
              </w:rPr>
              <w:t xml:space="preserve">P= </w:t>
            </w:r>
            <w:r w:rsidR="004E232A" w:rsidRPr="00F42D7C">
              <w:rPr>
                <w:rFonts w:ascii="Times New Roman" w:hAnsi="Times New Roman" w:cs="Times New Roman"/>
              </w:rPr>
              <w:t>3.0630118343e-17</w:t>
            </w:r>
          </w:p>
        </w:tc>
      </w:tr>
      <w:tr w:rsidR="00727019" w:rsidRPr="00F42D7C" w14:paraId="1967B603" w14:textId="77777777" w:rsidTr="003D45C6">
        <w:trPr>
          <w:trHeight w:val="1450"/>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14:paraId="2796F914" w14:textId="77777777" w:rsidR="00727019" w:rsidRPr="00F42D7C" w:rsidRDefault="00727019" w:rsidP="003D45C6">
            <w:pPr>
              <w:widowControl/>
              <w:rPr>
                <w:rFonts w:ascii="Times New Roman" w:eastAsia="Times New Roman" w:hAnsi="Times New Roman" w:cs="Times New Roman"/>
                <w:b/>
                <w:bCs/>
                <w:color w:val="FFFFFF"/>
                <w:kern w:val="0"/>
                <w:sz w:val="20"/>
                <w:szCs w:val="20"/>
                <w:lang w:val="en-US" w:eastAsia="en-US"/>
              </w:rPr>
            </w:pPr>
            <w:r w:rsidRPr="00F42D7C">
              <w:rPr>
                <w:rFonts w:ascii="Times New Roman" w:eastAsia="Times New Roman" w:hAnsi="Times New Roman" w:cs="Times New Roman"/>
                <w:b/>
                <w:bCs/>
                <w:kern w:val="0"/>
                <w:sz w:val="20"/>
                <w:szCs w:val="20"/>
                <w:lang w:val="en-US" w:eastAsia="en-US"/>
              </w:rPr>
              <w:t>Result</w:t>
            </w:r>
          </w:p>
        </w:tc>
        <w:tc>
          <w:tcPr>
            <w:tcW w:w="5760" w:type="dxa"/>
            <w:tcBorders>
              <w:top w:val="nil"/>
              <w:left w:val="nil"/>
              <w:bottom w:val="single" w:sz="4" w:space="0" w:color="auto"/>
              <w:right w:val="single" w:sz="4" w:space="0" w:color="auto"/>
            </w:tcBorders>
            <w:shd w:val="clear" w:color="auto" w:fill="auto"/>
            <w:vAlign w:val="bottom"/>
            <w:hideMark/>
          </w:tcPr>
          <w:p w14:paraId="65DE3A19" w14:textId="77777777" w:rsidR="00727019" w:rsidRPr="00F42D7C" w:rsidRDefault="00727019" w:rsidP="00D602E0">
            <w:pPr>
              <w:pStyle w:val="NormalWeb"/>
              <w:shd w:val="clear" w:color="auto" w:fill="FFFFFF"/>
              <w:spacing w:before="0" w:beforeAutospacing="0" w:after="83" w:afterAutospacing="0"/>
              <w:rPr>
                <w:rFonts w:eastAsiaTheme="minorHAnsi"/>
                <w:sz w:val="22"/>
                <w:szCs w:val="22"/>
                <w:lang w:val="en-AU"/>
              </w:rPr>
            </w:pPr>
            <w:r w:rsidRPr="00F42D7C">
              <w:rPr>
                <w:color w:val="000000"/>
                <w:sz w:val="22"/>
                <w:szCs w:val="22"/>
              </w:rPr>
              <w:t xml:space="preserve">We, therefore, have sufficient evidence to reject the null hypothesis. Our initial guess that a statistically significant difference existed in the </w:t>
            </w:r>
            <w:r w:rsidR="00D602E0">
              <w:rPr>
                <w:color w:val="000000"/>
                <w:sz w:val="22"/>
                <w:szCs w:val="22"/>
              </w:rPr>
              <w:t>delay reasons</w:t>
            </w:r>
            <w:r w:rsidRPr="00F42D7C">
              <w:rPr>
                <w:color w:val="000000"/>
                <w:sz w:val="22"/>
                <w:szCs w:val="22"/>
              </w:rPr>
              <w:t xml:space="preserve"> was backed by this statistical analysis. We have evidence to suggest that departure delay is </w:t>
            </w:r>
            <w:r w:rsidR="00876560" w:rsidRPr="00F42D7C">
              <w:rPr>
                <w:color w:val="000000"/>
                <w:sz w:val="22"/>
                <w:szCs w:val="22"/>
              </w:rPr>
              <w:t>varies based on delay reasons</w:t>
            </w:r>
            <w:r w:rsidRPr="00F42D7C">
              <w:rPr>
                <w:color w:val="000000"/>
                <w:sz w:val="22"/>
                <w:szCs w:val="22"/>
              </w:rPr>
              <w:t>.</w:t>
            </w:r>
          </w:p>
        </w:tc>
      </w:tr>
    </w:tbl>
    <w:p w14:paraId="3ABE5E44" w14:textId="77777777" w:rsidR="007768EC" w:rsidRDefault="007768EC" w:rsidP="007768EC">
      <w:pPr>
        <w:rPr>
          <w:rFonts w:ascii="Times New Roman" w:hAnsi="Times New Roman" w:cs="Times New Roman"/>
          <w:lang w:val="en-US" w:eastAsia="en-US"/>
        </w:rPr>
      </w:pPr>
    </w:p>
    <w:p w14:paraId="343333FD" w14:textId="77777777" w:rsidR="00D602E0" w:rsidRDefault="00D602E0" w:rsidP="007768EC">
      <w:pPr>
        <w:rPr>
          <w:rFonts w:ascii="Times New Roman" w:hAnsi="Times New Roman" w:cs="Times New Roman"/>
          <w:lang w:val="en-US" w:eastAsia="en-US"/>
        </w:rPr>
      </w:pPr>
    </w:p>
    <w:p w14:paraId="2B5E5038" w14:textId="77777777" w:rsidR="00D602E0" w:rsidRDefault="00D602E0" w:rsidP="007768EC">
      <w:pPr>
        <w:rPr>
          <w:rFonts w:ascii="Times New Roman" w:hAnsi="Times New Roman" w:cs="Times New Roman"/>
          <w:lang w:val="en-US" w:eastAsia="en-US"/>
        </w:rPr>
      </w:pPr>
    </w:p>
    <w:p w14:paraId="5C384FFB" w14:textId="77777777" w:rsidR="00D602E0" w:rsidRDefault="00D602E0" w:rsidP="007768EC">
      <w:pPr>
        <w:rPr>
          <w:rFonts w:ascii="Times New Roman" w:hAnsi="Times New Roman" w:cs="Times New Roman"/>
          <w:lang w:val="en-US" w:eastAsia="en-US"/>
        </w:rPr>
      </w:pPr>
    </w:p>
    <w:p w14:paraId="77612FA4" w14:textId="77777777" w:rsidR="00D602E0" w:rsidRDefault="00D602E0" w:rsidP="007768EC">
      <w:pPr>
        <w:rPr>
          <w:rFonts w:ascii="Times New Roman" w:hAnsi="Times New Roman" w:cs="Times New Roman"/>
          <w:lang w:val="en-US" w:eastAsia="en-US"/>
        </w:rPr>
      </w:pPr>
    </w:p>
    <w:p w14:paraId="666D9026" w14:textId="77777777" w:rsidR="00D602E0" w:rsidRDefault="00D602E0" w:rsidP="007768EC">
      <w:pPr>
        <w:rPr>
          <w:rFonts w:ascii="Times New Roman" w:hAnsi="Times New Roman" w:cs="Times New Roman"/>
          <w:lang w:val="en-US" w:eastAsia="en-US"/>
        </w:rPr>
      </w:pPr>
    </w:p>
    <w:p w14:paraId="143FFF76" w14:textId="77777777" w:rsidR="00D602E0" w:rsidRPr="00F42D7C" w:rsidRDefault="00D602E0" w:rsidP="007768EC">
      <w:pPr>
        <w:rPr>
          <w:rFonts w:ascii="Times New Roman" w:hAnsi="Times New Roman" w:cs="Times New Roman"/>
          <w:lang w:val="en-US" w:eastAsia="en-US"/>
        </w:rPr>
      </w:pPr>
    </w:p>
    <w:p w14:paraId="76381CCB" w14:textId="77777777" w:rsidR="00234F9E" w:rsidRPr="00F42D7C" w:rsidRDefault="003C3545" w:rsidP="003D45C6">
      <w:pPr>
        <w:pStyle w:val="Heading2"/>
        <w:numPr>
          <w:ilvl w:val="1"/>
          <w:numId w:val="23"/>
        </w:numPr>
        <w:spacing w:after="120" w:line="360" w:lineRule="exact"/>
        <w:ind w:left="646" w:hanging="646"/>
        <w:rPr>
          <w:rFonts w:ascii="Times New Roman" w:hAnsi="Times New Roman" w:cs="Times New Roman"/>
          <w:sz w:val="28"/>
          <w:szCs w:val="24"/>
        </w:rPr>
      </w:pPr>
      <w:bookmarkStart w:id="118" w:name="_Toc497261737"/>
      <w:bookmarkStart w:id="119" w:name="_Toc493955591"/>
      <w:r w:rsidRPr="00F42D7C">
        <w:rPr>
          <w:rFonts w:ascii="Times New Roman" w:hAnsi="Times New Roman" w:cs="Times New Roman"/>
          <w:sz w:val="28"/>
          <w:szCs w:val="24"/>
        </w:rPr>
        <w:lastRenderedPageBreak/>
        <w:t>Discuss</w:t>
      </w:r>
      <w:r w:rsidR="004016D5" w:rsidRPr="00F42D7C">
        <w:rPr>
          <w:rFonts w:ascii="Times New Roman" w:hAnsi="Times New Roman" w:cs="Times New Roman"/>
          <w:sz w:val="28"/>
          <w:szCs w:val="24"/>
        </w:rPr>
        <w:t>ion</w:t>
      </w:r>
      <w:bookmarkEnd w:id="118"/>
    </w:p>
    <w:p w14:paraId="61B58A29" w14:textId="77777777" w:rsidR="003D45C6" w:rsidRDefault="003D45C6" w:rsidP="003D45C6">
      <w:pPr>
        <w:rPr>
          <w:rFonts w:ascii="Times New Roman" w:hAnsi="Times New Roman" w:cs="Times New Roman"/>
        </w:rPr>
      </w:pPr>
    </w:p>
    <w:p w14:paraId="0C822ED3" w14:textId="77777777" w:rsidR="00E25347" w:rsidRPr="00F42D7C" w:rsidRDefault="00E25347" w:rsidP="003D45C6">
      <w:pPr>
        <w:rPr>
          <w:rFonts w:ascii="Times New Roman" w:hAnsi="Times New Roman" w:cs="Times New Roman"/>
        </w:rPr>
      </w:pPr>
      <w:r>
        <w:rPr>
          <w:rFonts w:ascii="Times New Roman" w:hAnsi="Times New Roman" w:cs="Times New Roman"/>
        </w:rPr>
        <w:t>After Evaluation, following are discussion outcome -</w:t>
      </w:r>
    </w:p>
    <w:p w14:paraId="794B05A7" w14:textId="77777777" w:rsidR="00C83585" w:rsidRPr="00F42D7C" w:rsidRDefault="00E25347" w:rsidP="00120705">
      <w:pPr>
        <w:pStyle w:val="ListParagraph"/>
        <w:numPr>
          <w:ilvl w:val="0"/>
          <w:numId w:val="29"/>
        </w:numPr>
        <w:ind w:firstLineChars="0"/>
        <w:rPr>
          <w:rFonts w:ascii="Times New Roman" w:hAnsi="Times New Roman" w:cs="Times New Roman"/>
        </w:rPr>
      </w:pPr>
      <w:r>
        <w:rPr>
          <w:rFonts w:ascii="Times New Roman" w:hAnsi="Times New Roman" w:cs="Times New Roman"/>
        </w:rPr>
        <w:t>Team have perform e</w:t>
      </w:r>
      <w:r w:rsidR="00C83585" w:rsidRPr="00F42D7C">
        <w:rPr>
          <w:rFonts w:ascii="Times New Roman" w:hAnsi="Times New Roman" w:cs="Times New Roman"/>
        </w:rPr>
        <w:t>valuation</w:t>
      </w:r>
      <w:r>
        <w:rPr>
          <w:rFonts w:ascii="Times New Roman" w:hAnsi="Times New Roman" w:cs="Times New Roman"/>
        </w:rPr>
        <w:t xml:space="preserve"> on various methods </w:t>
      </w:r>
    </w:p>
    <w:p w14:paraId="4E24CFED" w14:textId="77777777" w:rsidR="00C83585" w:rsidRPr="00F42D7C" w:rsidRDefault="00C83585" w:rsidP="00120705">
      <w:pPr>
        <w:pStyle w:val="ListParagraph"/>
        <w:numPr>
          <w:ilvl w:val="0"/>
          <w:numId w:val="29"/>
        </w:numPr>
        <w:ind w:firstLineChars="0"/>
        <w:rPr>
          <w:rFonts w:ascii="Times New Roman" w:hAnsi="Times New Roman" w:cs="Times New Roman"/>
        </w:rPr>
      </w:pPr>
      <w:r w:rsidRPr="00F42D7C">
        <w:rPr>
          <w:rFonts w:ascii="Times New Roman" w:hAnsi="Times New Roman" w:cs="Times New Roman"/>
        </w:rPr>
        <w:t>Evaluation –</w:t>
      </w:r>
      <w:r w:rsidR="00120705" w:rsidRPr="00F42D7C">
        <w:rPr>
          <w:rFonts w:ascii="Times New Roman" w:hAnsi="Times New Roman" w:cs="Times New Roman"/>
        </w:rPr>
        <w:t xml:space="preserve"> Interview and survey taken positively by audience and most of people filled form after explanation why this survey, Received positive feedback.</w:t>
      </w:r>
    </w:p>
    <w:p w14:paraId="7549A577" w14:textId="77777777" w:rsidR="00306E78" w:rsidRDefault="00306E78" w:rsidP="00120705">
      <w:pPr>
        <w:pStyle w:val="ListParagraph"/>
        <w:numPr>
          <w:ilvl w:val="0"/>
          <w:numId w:val="29"/>
        </w:numPr>
        <w:ind w:firstLineChars="0"/>
        <w:rPr>
          <w:rFonts w:ascii="Times New Roman" w:hAnsi="Times New Roman" w:cs="Times New Roman"/>
        </w:rPr>
      </w:pPr>
      <w:r>
        <w:rPr>
          <w:rFonts w:ascii="Times New Roman" w:hAnsi="Times New Roman" w:cs="Times New Roman"/>
        </w:rPr>
        <w:t>Audience have given positive feedback about usability of VA system</w:t>
      </w:r>
    </w:p>
    <w:p w14:paraId="255DB56D" w14:textId="77777777" w:rsidR="00306E78" w:rsidRDefault="00306E78" w:rsidP="00120705">
      <w:pPr>
        <w:pStyle w:val="ListParagraph"/>
        <w:numPr>
          <w:ilvl w:val="0"/>
          <w:numId w:val="29"/>
        </w:numPr>
        <w:ind w:firstLineChars="0"/>
        <w:rPr>
          <w:rFonts w:ascii="Times New Roman" w:hAnsi="Times New Roman" w:cs="Times New Roman"/>
        </w:rPr>
      </w:pPr>
      <w:r>
        <w:rPr>
          <w:rFonts w:ascii="Times New Roman" w:hAnsi="Times New Roman" w:cs="Times New Roman"/>
        </w:rPr>
        <w:t>Interview Audience asked to put more text in VA system to more clarity</w:t>
      </w:r>
    </w:p>
    <w:p w14:paraId="1705DF5B" w14:textId="77777777" w:rsidR="00EC4C2B" w:rsidRDefault="00EC4C2B" w:rsidP="00EC4C2B">
      <w:pPr>
        <w:pStyle w:val="ListParagraph"/>
        <w:numPr>
          <w:ilvl w:val="0"/>
          <w:numId w:val="29"/>
        </w:numPr>
        <w:ind w:firstLineChars="0"/>
        <w:rPr>
          <w:rFonts w:ascii="Times New Roman" w:hAnsi="Times New Roman" w:cs="Times New Roman"/>
        </w:rPr>
      </w:pPr>
      <w:r>
        <w:rPr>
          <w:rFonts w:ascii="Times New Roman" w:hAnsi="Times New Roman" w:cs="Times New Roman"/>
        </w:rPr>
        <w:t>At first glance new audience find hard to get information from VA system</w:t>
      </w:r>
    </w:p>
    <w:p w14:paraId="575667D8" w14:textId="77777777" w:rsidR="00C83585" w:rsidRPr="00F42D7C" w:rsidRDefault="00C83585" w:rsidP="003D45C6">
      <w:pPr>
        <w:rPr>
          <w:rFonts w:ascii="Times New Roman" w:hAnsi="Times New Roman" w:cs="Times New Roman"/>
        </w:rPr>
      </w:pPr>
    </w:p>
    <w:p w14:paraId="28DAB5BE" w14:textId="77777777" w:rsidR="009E2059" w:rsidRPr="00F42D7C" w:rsidRDefault="00120705" w:rsidP="003D45C6">
      <w:pPr>
        <w:rPr>
          <w:rFonts w:ascii="Times New Roman" w:hAnsi="Times New Roman" w:cs="Times New Roman"/>
        </w:rPr>
      </w:pPr>
      <w:r w:rsidRPr="00F42D7C">
        <w:rPr>
          <w:rFonts w:ascii="Times New Roman" w:hAnsi="Times New Roman" w:cs="Times New Roman"/>
        </w:rPr>
        <w:t>Li</w:t>
      </w:r>
      <w:r w:rsidR="00306E78">
        <w:rPr>
          <w:rFonts w:ascii="Times New Roman" w:hAnsi="Times New Roman" w:cs="Times New Roman"/>
        </w:rPr>
        <w:t xml:space="preserve">mitation </w:t>
      </w:r>
      <w:r w:rsidR="00EC4C2B">
        <w:rPr>
          <w:rFonts w:ascii="Times New Roman" w:hAnsi="Times New Roman" w:cs="Times New Roman"/>
        </w:rPr>
        <w:t xml:space="preserve">of </w:t>
      </w:r>
      <w:r w:rsidR="00EC4C2B" w:rsidRPr="00F42D7C">
        <w:rPr>
          <w:rFonts w:ascii="Times New Roman" w:hAnsi="Times New Roman" w:cs="Times New Roman"/>
        </w:rPr>
        <w:t xml:space="preserve">Evaluation </w:t>
      </w:r>
      <w:r w:rsidR="00306E78">
        <w:rPr>
          <w:rFonts w:ascii="Times New Roman" w:hAnsi="Times New Roman" w:cs="Times New Roman"/>
        </w:rPr>
        <w:t xml:space="preserve">for </w:t>
      </w:r>
      <w:r w:rsidR="00633433">
        <w:rPr>
          <w:rFonts w:ascii="Times New Roman" w:hAnsi="Times New Roman" w:cs="Times New Roman"/>
        </w:rPr>
        <w:t xml:space="preserve">VA system </w:t>
      </w:r>
      <w:r w:rsidR="00306E78" w:rsidRPr="00633433">
        <w:rPr>
          <w:rFonts w:ascii="Times New Roman" w:hAnsi="Times New Roman" w:cs="Times New Roman"/>
          <w:b/>
          <w:u w:val="single"/>
        </w:rPr>
        <w:t>A Hitchhikers Guide to U.S.A.</w:t>
      </w:r>
      <w:r w:rsidR="00306E78">
        <w:rPr>
          <w:rFonts w:ascii="Times New Roman" w:hAnsi="Times New Roman" w:cs="Times New Roman"/>
          <w:b/>
        </w:rPr>
        <w:t>:</w:t>
      </w:r>
    </w:p>
    <w:p w14:paraId="697AFF8E" w14:textId="77777777" w:rsidR="009E2059" w:rsidRPr="00F42D7C" w:rsidRDefault="00633433" w:rsidP="009E2059">
      <w:pPr>
        <w:pStyle w:val="ListParagraph"/>
        <w:numPr>
          <w:ilvl w:val="0"/>
          <w:numId w:val="28"/>
        </w:numPr>
        <w:ind w:firstLineChars="0"/>
        <w:rPr>
          <w:rFonts w:ascii="Times New Roman" w:hAnsi="Times New Roman" w:cs="Times New Roman"/>
        </w:rPr>
      </w:pPr>
      <w:r>
        <w:rPr>
          <w:rFonts w:ascii="Times New Roman" w:hAnsi="Times New Roman" w:cs="Times New Roman"/>
        </w:rPr>
        <w:t>C</w:t>
      </w:r>
      <w:r w:rsidR="00C83585" w:rsidRPr="00F42D7C">
        <w:rPr>
          <w:rFonts w:ascii="Times New Roman" w:hAnsi="Times New Roman" w:cs="Times New Roman"/>
        </w:rPr>
        <w:t>an’t give access to VA system to everyone</w:t>
      </w:r>
      <w:r>
        <w:rPr>
          <w:rFonts w:ascii="Times New Roman" w:hAnsi="Times New Roman" w:cs="Times New Roman"/>
        </w:rPr>
        <w:t>, this is major Evaluation constraint.</w:t>
      </w:r>
    </w:p>
    <w:p w14:paraId="2EAADA01" w14:textId="77777777" w:rsidR="00C83585" w:rsidRPr="00F42D7C" w:rsidRDefault="00633433" w:rsidP="009E2059">
      <w:pPr>
        <w:pStyle w:val="ListParagraph"/>
        <w:numPr>
          <w:ilvl w:val="0"/>
          <w:numId w:val="28"/>
        </w:numPr>
        <w:ind w:firstLineChars="0"/>
        <w:rPr>
          <w:rFonts w:ascii="Times New Roman" w:hAnsi="Times New Roman" w:cs="Times New Roman"/>
        </w:rPr>
      </w:pPr>
      <w:r>
        <w:rPr>
          <w:rFonts w:ascii="Times New Roman" w:hAnsi="Times New Roman" w:cs="Times New Roman"/>
        </w:rPr>
        <w:t xml:space="preserve">This is </w:t>
      </w:r>
      <w:r w:rsidR="00C83585" w:rsidRPr="00F42D7C">
        <w:rPr>
          <w:rFonts w:ascii="Times New Roman" w:hAnsi="Times New Roman" w:cs="Times New Roman"/>
        </w:rPr>
        <w:t>U</w:t>
      </w:r>
      <w:r>
        <w:rPr>
          <w:rFonts w:ascii="Times New Roman" w:hAnsi="Times New Roman" w:cs="Times New Roman"/>
        </w:rPr>
        <w:t>.</w:t>
      </w:r>
      <w:r w:rsidR="00C83585" w:rsidRPr="00F42D7C">
        <w:rPr>
          <w:rFonts w:ascii="Times New Roman" w:hAnsi="Times New Roman" w:cs="Times New Roman"/>
        </w:rPr>
        <w:t>S</w:t>
      </w:r>
      <w:r>
        <w:rPr>
          <w:rFonts w:ascii="Times New Roman" w:hAnsi="Times New Roman" w:cs="Times New Roman"/>
        </w:rPr>
        <w:t>.</w:t>
      </w:r>
      <w:r w:rsidR="00C83585" w:rsidRPr="00F42D7C">
        <w:rPr>
          <w:rFonts w:ascii="Times New Roman" w:hAnsi="Times New Roman" w:cs="Times New Roman"/>
        </w:rPr>
        <w:t>A</w:t>
      </w:r>
      <w:r>
        <w:rPr>
          <w:rFonts w:ascii="Times New Roman" w:hAnsi="Times New Roman" w:cs="Times New Roman"/>
        </w:rPr>
        <w:t>.</w:t>
      </w:r>
      <w:r w:rsidR="00C83585" w:rsidRPr="00F42D7C">
        <w:rPr>
          <w:rFonts w:ascii="Times New Roman" w:hAnsi="Times New Roman" w:cs="Times New Roman"/>
        </w:rPr>
        <w:t xml:space="preserve"> flight network </w:t>
      </w:r>
      <w:r>
        <w:rPr>
          <w:rFonts w:ascii="Times New Roman" w:hAnsi="Times New Roman" w:cs="Times New Roman"/>
        </w:rPr>
        <w:t xml:space="preserve">evaluation </w:t>
      </w:r>
      <w:r w:rsidR="00306E78">
        <w:rPr>
          <w:rFonts w:ascii="Times New Roman" w:hAnsi="Times New Roman" w:cs="Times New Roman"/>
        </w:rPr>
        <w:t xml:space="preserve">but performed survey and </w:t>
      </w:r>
      <w:r w:rsidR="00C83585" w:rsidRPr="00F42D7C">
        <w:rPr>
          <w:rFonts w:ascii="Times New Roman" w:hAnsi="Times New Roman" w:cs="Times New Roman"/>
        </w:rPr>
        <w:t>interview with Australian</w:t>
      </w:r>
      <w:r w:rsidR="00306E78">
        <w:rPr>
          <w:rFonts w:ascii="Times New Roman" w:hAnsi="Times New Roman" w:cs="Times New Roman"/>
        </w:rPr>
        <w:t xml:space="preserve"> which might not give accurate </w:t>
      </w:r>
      <w:r>
        <w:rPr>
          <w:rFonts w:ascii="Times New Roman" w:hAnsi="Times New Roman" w:cs="Times New Roman"/>
        </w:rPr>
        <w:t xml:space="preserve">evaluation input </w:t>
      </w:r>
    </w:p>
    <w:p w14:paraId="6B7A3605" w14:textId="77777777" w:rsidR="00C83585" w:rsidRPr="00F42D7C" w:rsidRDefault="00C83585" w:rsidP="009E2059">
      <w:pPr>
        <w:pStyle w:val="ListParagraph"/>
        <w:numPr>
          <w:ilvl w:val="0"/>
          <w:numId w:val="28"/>
        </w:numPr>
        <w:ind w:firstLineChars="0"/>
        <w:rPr>
          <w:rFonts w:ascii="Times New Roman" w:hAnsi="Times New Roman" w:cs="Times New Roman"/>
        </w:rPr>
      </w:pPr>
      <w:r w:rsidRPr="00F42D7C">
        <w:rPr>
          <w:rFonts w:ascii="Times New Roman" w:hAnsi="Times New Roman" w:cs="Times New Roman"/>
        </w:rPr>
        <w:t xml:space="preserve">Survey only limited to 15 people which need to increase but </w:t>
      </w:r>
      <w:r w:rsidR="00633433">
        <w:rPr>
          <w:rFonts w:ascii="Times New Roman" w:hAnsi="Times New Roman" w:cs="Times New Roman"/>
        </w:rPr>
        <w:t>requires</w:t>
      </w:r>
      <w:r w:rsidRPr="00F42D7C">
        <w:rPr>
          <w:rFonts w:ascii="Times New Roman" w:hAnsi="Times New Roman" w:cs="Times New Roman"/>
        </w:rPr>
        <w:t xml:space="preserve"> ethics approval and other approval</w:t>
      </w:r>
    </w:p>
    <w:p w14:paraId="4A775FF7" w14:textId="77777777" w:rsidR="00C83585" w:rsidRPr="00F42D7C" w:rsidRDefault="00C83585" w:rsidP="009E2059">
      <w:pPr>
        <w:pStyle w:val="ListParagraph"/>
        <w:numPr>
          <w:ilvl w:val="0"/>
          <w:numId w:val="28"/>
        </w:numPr>
        <w:ind w:firstLineChars="0"/>
        <w:rPr>
          <w:rFonts w:ascii="Times New Roman" w:hAnsi="Times New Roman" w:cs="Times New Roman"/>
        </w:rPr>
      </w:pPr>
      <w:r w:rsidRPr="00F42D7C">
        <w:rPr>
          <w:rFonts w:ascii="Times New Roman" w:hAnsi="Times New Roman" w:cs="Times New Roman"/>
        </w:rPr>
        <w:t>Target audience of survey may not be frequent flyer in USA</w:t>
      </w:r>
    </w:p>
    <w:p w14:paraId="60A97433" w14:textId="77777777" w:rsidR="00C83585" w:rsidRPr="00F42D7C" w:rsidRDefault="00C83585" w:rsidP="009E2059">
      <w:pPr>
        <w:pStyle w:val="ListParagraph"/>
        <w:numPr>
          <w:ilvl w:val="0"/>
          <w:numId w:val="28"/>
        </w:numPr>
        <w:ind w:firstLineChars="0"/>
        <w:rPr>
          <w:rFonts w:ascii="Times New Roman" w:hAnsi="Times New Roman" w:cs="Times New Roman"/>
        </w:rPr>
      </w:pPr>
      <w:r w:rsidRPr="00F42D7C">
        <w:rPr>
          <w:rFonts w:ascii="Times New Roman" w:hAnsi="Times New Roman" w:cs="Times New Roman"/>
        </w:rPr>
        <w:t xml:space="preserve">Evaluation may not accurate as data we have is from 1987-2008, but may not apply for today </w:t>
      </w:r>
    </w:p>
    <w:p w14:paraId="5FDBB0D3" w14:textId="77777777" w:rsidR="00C83585" w:rsidRPr="00F42D7C" w:rsidRDefault="00C83585" w:rsidP="00120705">
      <w:pPr>
        <w:pStyle w:val="ListParagraph"/>
        <w:ind w:left="720" w:firstLineChars="0" w:firstLine="0"/>
        <w:rPr>
          <w:rFonts w:ascii="Times New Roman" w:hAnsi="Times New Roman" w:cs="Times New Roman"/>
        </w:rPr>
      </w:pPr>
    </w:p>
    <w:p w14:paraId="0A1B88DD" w14:textId="77777777" w:rsidR="00C83585" w:rsidRDefault="00C83585" w:rsidP="00C83585">
      <w:pPr>
        <w:pStyle w:val="ListParagraph"/>
        <w:ind w:left="720" w:firstLineChars="0" w:firstLine="0"/>
        <w:rPr>
          <w:rFonts w:ascii="Times New Roman" w:hAnsi="Times New Roman" w:cs="Times New Roman"/>
        </w:rPr>
      </w:pPr>
    </w:p>
    <w:p w14:paraId="5D5E4393" w14:textId="77777777" w:rsidR="00633433" w:rsidRDefault="00633433" w:rsidP="00C83585">
      <w:pPr>
        <w:pStyle w:val="ListParagraph"/>
        <w:ind w:left="720" w:firstLineChars="0" w:firstLine="0"/>
        <w:rPr>
          <w:rFonts w:ascii="Times New Roman" w:hAnsi="Times New Roman" w:cs="Times New Roman"/>
        </w:rPr>
      </w:pPr>
    </w:p>
    <w:p w14:paraId="04534E93" w14:textId="77777777" w:rsidR="00633433" w:rsidRDefault="00633433" w:rsidP="00C83585">
      <w:pPr>
        <w:pStyle w:val="ListParagraph"/>
        <w:ind w:left="720" w:firstLineChars="0" w:firstLine="0"/>
        <w:rPr>
          <w:rFonts w:ascii="Times New Roman" w:hAnsi="Times New Roman" w:cs="Times New Roman"/>
        </w:rPr>
      </w:pPr>
    </w:p>
    <w:p w14:paraId="0AFA0DA9" w14:textId="77777777" w:rsidR="00633433" w:rsidRDefault="00633433" w:rsidP="00C83585">
      <w:pPr>
        <w:pStyle w:val="ListParagraph"/>
        <w:ind w:left="720" w:firstLineChars="0" w:firstLine="0"/>
        <w:rPr>
          <w:rFonts w:ascii="Times New Roman" w:hAnsi="Times New Roman" w:cs="Times New Roman"/>
        </w:rPr>
      </w:pPr>
    </w:p>
    <w:p w14:paraId="35EABEF9" w14:textId="77777777" w:rsidR="00633433" w:rsidRDefault="00633433" w:rsidP="00C83585">
      <w:pPr>
        <w:pStyle w:val="ListParagraph"/>
        <w:ind w:left="720" w:firstLineChars="0" w:firstLine="0"/>
        <w:rPr>
          <w:rFonts w:ascii="Times New Roman" w:hAnsi="Times New Roman" w:cs="Times New Roman"/>
        </w:rPr>
      </w:pPr>
    </w:p>
    <w:p w14:paraId="09AD213D" w14:textId="77777777" w:rsidR="00633433" w:rsidRDefault="00633433" w:rsidP="00C83585">
      <w:pPr>
        <w:pStyle w:val="ListParagraph"/>
        <w:ind w:left="720" w:firstLineChars="0" w:firstLine="0"/>
        <w:rPr>
          <w:rFonts w:ascii="Times New Roman" w:hAnsi="Times New Roman" w:cs="Times New Roman"/>
        </w:rPr>
      </w:pPr>
    </w:p>
    <w:p w14:paraId="51E0DF46" w14:textId="77777777" w:rsidR="00633433" w:rsidRDefault="00633433" w:rsidP="00C83585">
      <w:pPr>
        <w:pStyle w:val="ListParagraph"/>
        <w:ind w:left="720" w:firstLineChars="0" w:firstLine="0"/>
        <w:rPr>
          <w:rFonts w:ascii="Times New Roman" w:hAnsi="Times New Roman" w:cs="Times New Roman"/>
        </w:rPr>
      </w:pPr>
    </w:p>
    <w:p w14:paraId="3AE27086" w14:textId="77777777" w:rsidR="00633433" w:rsidRDefault="00633433" w:rsidP="00C83585">
      <w:pPr>
        <w:pStyle w:val="ListParagraph"/>
        <w:ind w:left="720" w:firstLineChars="0" w:firstLine="0"/>
        <w:rPr>
          <w:rFonts w:ascii="Times New Roman" w:hAnsi="Times New Roman" w:cs="Times New Roman"/>
        </w:rPr>
      </w:pPr>
    </w:p>
    <w:p w14:paraId="1C039455" w14:textId="77777777" w:rsidR="00633433" w:rsidRDefault="00633433" w:rsidP="00C83585">
      <w:pPr>
        <w:pStyle w:val="ListParagraph"/>
        <w:ind w:left="720" w:firstLineChars="0" w:firstLine="0"/>
        <w:rPr>
          <w:rFonts w:ascii="Times New Roman" w:hAnsi="Times New Roman" w:cs="Times New Roman"/>
        </w:rPr>
      </w:pPr>
    </w:p>
    <w:p w14:paraId="505E3793" w14:textId="77777777" w:rsidR="00633433" w:rsidRDefault="00633433" w:rsidP="00C83585">
      <w:pPr>
        <w:pStyle w:val="ListParagraph"/>
        <w:ind w:left="720" w:firstLineChars="0" w:firstLine="0"/>
        <w:rPr>
          <w:rFonts w:ascii="Times New Roman" w:hAnsi="Times New Roman" w:cs="Times New Roman"/>
        </w:rPr>
      </w:pPr>
    </w:p>
    <w:p w14:paraId="4986F32B" w14:textId="77777777" w:rsidR="00633433" w:rsidRDefault="00633433" w:rsidP="00C83585">
      <w:pPr>
        <w:pStyle w:val="ListParagraph"/>
        <w:ind w:left="720" w:firstLineChars="0" w:firstLine="0"/>
        <w:rPr>
          <w:rFonts w:ascii="Times New Roman" w:hAnsi="Times New Roman" w:cs="Times New Roman"/>
        </w:rPr>
      </w:pPr>
    </w:p>
    <w:p w14:paraId="592BA09F" w14:textId="77777777" w:rsidR="00633433" w:rsidRDefault="00633433" w:rsidP="00C83585">
      <w:pPr>
        <w:pStyle w:val="ListParagraph"/>
        <w:ind w:left="720" w:firstLineChars="0" w:firstLine="0"/>
        <w:rPr>
          <w:rFonts w:ascii="Times New Roman" w:hAnsi="Times New Roman" w:cs="Times New Roman"/>
        </w:rPr>
      </w:pPr>
    </w:p>
    <w:p w14:paraId="79BDD218" w14:textId="77777777" w:rsidR="00633433" w:rsidRDefault="00633433" w:rsidP="00C83585">
      <w:pPr>
        <w:pStyle w:val="ListParagraph"/>
        <w:ind w:left="720" w:firstLineChars="0" w:firstLine="0"/>
        <w:rPr>
          <w:rFonts w:ascii="Times New Roman" w:hAnsi="Times New Roman" w:cs="Times New Roman"/>
        </w:rPr>
      </w:pPr>
    </w:p>
    <w:p w14:paraId="0231D6DD" w14:textId="77777777" w:rsidR="00633433" w:rsidRDefault="00633433" w:rsidP="00C83585">
      <w:pPr>
        <w:pStyle w:val="ListParagraph"/>
        <w:ind w:left="720" w:firstLineChars="0" w:firstLine="0"/>
        <w:rPr>
          <w:rFonts w:ascii="Times New Roman" w:hAnsi="Times New Roman" w:cs="Times New Roman"/>
        </w:rPr>
      </w:pPr>
    </w:p>
    <w:p w14:paraId="4D0C7E61" w14:textId="77777777" w:rsidR="00633433" w:rsidRPr="00F42D7C" w:rsidRDefault="00633433" w:rsidP="00C83585">
      <w:pPr>
        <w:pStyle w:val="ListParagraph"/>
        <w:ind w:left="720" w:firstLineChars="0" w:firstLine="0"/>
        <w:rPr>
          <w:rFonts w:ascii="Times New Roman" w:hAnsi="Times New Roman" w:cs="Times New Roman"/>
        </w:rPr>
      </w:pPr>
    </w:p>
    <w:p w14:paraId="73591B84" w14:textId="77777777" w:rsidR="00C83585" w:rsidRDefault="00C83585" w:rsidP="00C83585">
      <w:pPr>
        <w:pStyle w:val="ListParagraph"/>
        <w:ind w:left="720" w:firstLineChars="0" w:firstLine="0"/>
        <w:rPr>
          <w:rFonts w:ascii="Times New Roman" w:hAnsi="Times New Roman" w:cs="Times New Roman"/>
        </w:rPr>
      </w:pPr>
    </w:p>
    <w:p w14:paraId="3C818459" w14:textId="77777777" w:rsidR="00306E78" w:rsidRDefault="00306E78" w:rsidP="00C83585">
      <w:pPr>
        <w:pStyle w:val="ListParagraph"/>
        <w:ind w:left="720" w:firstLineChars="0" w:firstLine="0"/>
        <w:rPr>
          <w:rFonts w:ascii="Times New Roman" w:hAnsi="Times New Roman" w:cs="Times New Roman"/>
        </w:rPr>
      </w:pPr>
    </w:p>
    <w:p w14:paraId="4FBF2BAA" w14:textId="77777777" w:rsidR="00306E78" w:rsidRDefault="00306E78" w:rsidP="00C83585">
      <w:pPr>
        <w:pStyle w:val="ListParagraph"/>
        <w:ind w:left="720" w:firstLineChars="0" w:firstLine="0"/>
        <w:rPr>
          <w:rFonts w:ascii="Times New Roman" w:hAnsi="Times New Roman" w:cs="Times New Roman"/>
        </w:rPr>
      </w:pPr>
    </w:p>
    <w:p w14:paraId="73FAF0B9" w14:textId="77777777" w:rsidR="00314A01" w:rsidRDefault="00314A01" w:rsidP="00C83585">
      <w:pPr>
        <w:pStyle w:val="ListParagraph"/>
        <w:ind w:left="720" w:firstLineChars="0" w:firstLine="0"/>
        <w:rPr>
          <w:rFonts w:ascii="Times New Roman" w:hAnsi="Times New Roman" w:cs="Times New Roman"/>
        </w:rPr>
      </w:pPr>
    </w:p>
    <w:p w14:paraId="7CF1CC7C" w14:textId="77777777" w:rsidR="00314A01" w:rsidRDefault="00314A01" w:rsidP="00C83585">
      <w:pPr>
        <w:pStyle w:val="ListParagraph"/>
        <w:ind w:left="720" w:firstLineChars="0" w:firstLine="0"/>
        <w:rPr>
          <w:rFonts w:ascii="Times New Roman" w:hAnsi="Times New Roman" w:cs="Times New Roman"/>
        </w:rPr>
      </w:pPr>
    </w:p>
    <w:p w14:paraId="633EA4CF" w14:textId="77777777" w:rsidR="00314A01" w:rsidRPr="00F42D7C" w:rsidRDefault="00314A01" w:rsidP="00C83585">
      <w:pPr>
        <w:pStyle w:val="ListParagraph"/>
        <w:ind w:left="720" w:firstLineChars="0" w:firstLine="0"/>
        <w:rPr>
          <w:rFonts w:ascii="Times New Roman" w:hAnsi="Times New Roman" w:cs="Times New Roman"/>
        </w:rPr>
      </w:pPr>
    </w:p>
    <w:p w14:paraId="75458B76" w14:textId="77777777" w:rsidR="005D5887" w:rsidRPr="00F42D7C" w:rsidRDefault="00443FA1" w:rsidP="00D869BA">
      <w:pPr>
        <w:pStyle w:val="Heading1"/>
        <w:numPr>
          <w:ilvl w:val="0"/>
          <w:numId w:val="23"/>
        </w:numPr>
        <w:spacing w:before="120" w:afterLines="50" w:after="156"/>
        <w:ind w:left="357" w:hanging="357"/>
        <w:rPr>
          <w:rFonts w:ascii="Times New Roman" w:hAnsi="Times New Roman" w:cs="Times New Roman"/>
          <w:sz w:val="32"/>
          <w:szCs w:val="32"/>
        </w:rPr>
      </w:pPr>
      <w:bookmarkStart w:id="120" w:name="_Toc497261738"/>
      <w:bookmarkEnd w:id="119"/>
      <w:r w:rsidRPr="00F42D7C">
        <w:rPr>
          <w:rFonts w:ascii="Times New Roman" w:hAnsi="Times New Roman" w:cs="Times New Roman"/>
          <w:sz w:val="32"/>
          <w:szCs w:val="32"/>
        </w:rPr>
        <w:lastRenderedPageBreak/>
        <w:t>Conclusion</w:t>
      </w:r>
      <w:bookmarkEnd w:id="120"/>
    </w:p>
    <w:p w14:paraId="08042E26" w14:textId="77777777" w:rsidR="008C5319" w:rsidRPr="00314A01" w:rsidRDefault="00120705" w:rsidP="00314A01">
      <w:pPr>
        <w:pStyle w:val="ListParagraph"/>
        <w:numPr>
          <w:ilvl w:val="0"/>
          <w:numId w:val="36"/>
        </w:numPr>
        <w:ind w:firstLineChars="0"/>
        <w:rPr>
          <w:rFonts w:ascii="Times New Roman" w:hAnsi="Times New Roman" w:cs="Times New Roman"/>
          <w:b/>
          <w:bCs/>
          <w:sz w:val="24"/>
        </w:rPr>
      </w:pPr>
      <w:bookmarkStart w:id="121" w:name="_Toc356990100"/>
      <w:bookmarkStart w:id="122" w:name="_Toc493955592"/>
      <w:r w:rsidRPr="00314A01">
        <w:rPr>
          <w:rFonts w:ascii="Times New Roman" w:hAnsi="Times New Roman" w:cs="Times New Roman"/>
          <w:b/>
          <w:bCs/>
          <w:sz w:val="24"/>
        </w:rPr>
        <w:t>A Hitchhikers Guide to U.S.A</w:t>
      </w:r>
      <w:r w:rsidR="00306E78" w:rsidRPr="00314A01">
        <w:rPr>
          <w:rFonts w:ascii="Times New Roman" w:hAnsi="Times New Roman" w:cs="Times New Roman"/>
          <w:b/>
          <w:bCs/>
          <w:sz w:val="24"/>
        </w:rPr>
        <w:t>.</w:t>
      </w:r>
      <w:r w:rsidRPr="00314A01">
        <w:rPr>
          <w:rFonts w:ascii="Times New Roman" w:hAnsi="Times New Roman" w:cs="Times New Roman"/>
          <w:b/>
          <w:bCs/>
          <w:sz w:val="24"/>
        </w:rPr>
        <w:t xml:space="preserve"> tell</w:t>
      </w:r>
      <w:r w:rsidR="00633433" w:rsidRPr="00314A01">
        <w:rPr>
          <w:rFonts w:ascii="Times New Roman" w:hAnsi="Times New Roman" w:cs="Times New Roman"/>
          <w:b/>
          <w:bCs/>
          <w:sz w:val="24"/>
        </w:rPr>
        <w:t>s</w:t>
      </w:r>
      <w:r w:rsidRPr="00314A01">
        <w:rPr>
          <w:rFonts w:ascii="Times New Roman" w:hAnsi="Times New Roman" w:cs="Times New Roman"/>
          <w:b/>
          <w:bCs/>
          <w:sz w:val="24"/>
        </w:rPr>
        <w:t xml:space="preserve"> U</w:t>
      </w:r>
      <w:r w:rsidR="00633433" w:rsidRPr="00314A01">
        <w:rPr>
          <w:rFonts w:ascii="Times New Roman" w:hAnsi="Times New Roman" w:cs="Times New Roman"/>
          <w:b/>
          <w:bCs/>
          <w:sz w:val="24"/>
        </w:rPr>
        <w:t>.</w:t>
      </w:r>
      <w:r w:rsidRPr="00314A01">
        <w:rPr>
          <w:rFonts w:ascii="Times New Roman" w:hAnsi="Times New Roman" w:cs="Times New Roman"/>
          <w:b/>
          <w:bCs/>
          <w:sz w:val="24"/>
        </w:rPr>
        <w:t>S</w:t>
      </w:r>
      <w:r w:rsidR="00633433" w:rsidRPr="00314A01">
        <w:rPr>
          <w:rFonts w:ascii="Times New Roman" w:hAnsi="Times New Roman" w:cs="Times New Roman"/>
          <w:b/>
          <w:bCs/>
          <w:sz w:val="24"/>
        </w:rPr>
        <w:t>.</w:t>
      </w:r>
      <w:r w:rsidRPr="00314A01">
        <w:rPr>
          <w:rFonts w:ascii="Times New Roman" w:hAnsi="Times New Roman" w:cs="Times New Roman"/>
          <w:b/>
          <w:bCs/>
          <w:sz w:val="24"/>
        </w:rPr>
        <w:t>A</w:t>
      </w:r>
      <w:r w:rsidR="00633433" w:rsidRPr="00314A01">
        <w:rPr>
          <w:rFonts w:ascii="Times New Roman" w:hAnsi="Times New Roman" w:cs="Times New Roman"/>
          <w:b/>
          <w:bCs/>
          <w:sz w:val="24"/>
        </w:rPr>
        <w:t>.</w:t>
      </w:r>
      <w:r w:rsidRPr="00314A01">
        <w:rPr>
          <w:rFonts w:ascii="Times New Roman" w:hAnsi="Times New Roman" w:cs="Times New Roman"/>
          <w:b/>
          <w:bCs/>
          <w:sz w:val="24"/>
        </w:rPr>
        <w:t xml:space="preserve"> traveller –</w:t>
      </w:r>
    </w:p>
    <w:p w14:paraId="236B1A15" w14:textId="77777777" w:rsidR="00120705" w:rsidRDefault="00120705" w:rsidP="00F55087">
      <w:pPr>
        <w:pStyle w:val="ListParagraph"/>
        <w:numPr>
          <w:ilvl w:val="0"/>
          <w:numId w:val="31"/>
        </w:numPr>
        <w:spacing w:line="360" w:lineRule="exact"/>
        <w:ind w:firstLineChars="0"/>
        <w:rPr>
          <w:rFonts w:ascii="Times New Roman" w:hAnsi="Times New Roman" w:cs="Times New Roman"/>
          <w:sz w:val="24"/>
        </w:rPr>
      </w:pPr>
      <w:r w:rsidRPr="00F55087">
        <w:rPr>
          <w:rFonts w:ascii="Times New Roman" w:hAnsi="Times New Roman" w:cs="Times New Roman"/>
          <w:sz w:val="24"/>
        </w:rPr>
        <w:t xml:space="preserve">Best </w:t>
      </w:r>
      <w:r w:rsidR="00F55087">
        <w:rPr>
          <w:rFonts w:ascii="Times New Roman" w:hAnsi="Times New Roman" w:cs="Times New Roman"/>
          <w:sz w:val="24"/>
        </w:rPr>
        <w:t xml:space="preserve">time of year/month </w:t>
      </w:r>
      <w:r w:rsidRPr="00F55087">
        <w:rPr>
          <w:rFonts w:ascii="Times New Roman" w:hAnsi="Times New Roman" w:cs="Times New Roman"/>
          <w:sz w:val="24"/>
        </w:rPr>
        <w:t>for travelling in USA</w:t>
      </w:r>
    </w:p>
    <w:p w14:paraId="5ED46CE5" w14:textId="77777777" w:rsidR="00F55087" w:rsidRDefault="00065707" w:rsidP="00F55087">
      <w:pPr>
        <w:pStyle w:val="ListParagraph"/>
        <w:numPr>
          <w:ilvl w:val="0"/>
          <w:numId w:val="31"/>
        </w:numPr>
        <w:spacing w:line="360" w:lineRule="exact"/>
        <w:ind w:firstLineChars="0"/>
        <w:rPr>
          <w:rFonts w:ascii="Times New Roman" w:hAnsi="Times New Roman" w:cs="Times New Roman"/>
          <w:sz w:val="24"/>
        </w:rPr>
      </w:pPr>
      <w:r>
        <w:rPr>
          <w:rFonts w:ascii="Times New Roman" w:hAnsi="Times New Roman" w:cs="Times New Roman"/>
          <w:sz w:val="24"/>
        </w:rPr>
        <w:t>Best Airports</w:t>
      </w:r>
    </w:p>
    <w:p w14:paraId="16628228" w14:textId="77777777" w:rsidR="00F55087" w:rsidRDefault="00F55087" w:rsidP="00F55087">
      <w:pPr>
        <w:pStyle w:val="ListParagraph"/>
        <w:numPr>
          <w:ilvl w:val="0"/>
          <w:numId w:val="31"/>
        </w:numPr>
        <w:spacing w:line="360" w:lineRule="exact"/>
        <w:ind w:firstLineChars="0"/>
        <w:rPr>
          <w:rFonts w:ascii="Times New Roman" w:hAnsi="Times New Roman" w:cs="Times New Roman"/>
          <w:sz w:val="24"/>
        </w:rPr>
      </w:pPr>
      <w:r>
        <w:rPr>
          <w:rFonts w:ascii="Times New Roman" w:hAnsi="Times New Roman" w:cs="Times New Roman"/>
          <w:sz w:val="24"/>
        </w:rPr>
        <w:t>Best Airlines to fly</w:t>
      </w:r>
    </w:p>
    <w:p w14:paraId="5C2800C3" w14:textId="77777777" w:rsidR="00F55087" w:rsidRPr="00F55087" w:rsidRDefault="00F55087" w:rsidP="00F55087">
      <w:pPr>
        <w:pStyle w:val="ListParagraph"/>
        <w:numPr>
          <w:ilvl w:val="0"/>
          <w:numId w:val="31"/>
        </w:numPr>
        <w:spacing w:line="360" w:lineRule="exact"/>
        <w:ind w:firstLineChars="0"/>
        <w:rPr>
          <w:rFonts w:ascii="Times New Roman" w:hAnsi="Times New Roman" w:cs="Times New Roman"/>
          <w:sz w:val="24"/>
        </w:rPr>
      </w:pPr>
      <w:r>
        <w:rPr>
          <w:rFonts w:ascii="Times New Roman" w:hAnsi="Times New Roman" w:cs="Times New Roman"/>
          <w:sz w:val="24"/>
        </w:rPr>
        <w:t>Airport and Airline to Avoid while travelling</w:t>
      </w:r>
    </w:p>
    <w:p w14:paraId="05B21694" w14:textId="77777777" w:rsidR="00120705" w:rsidRDefault="00120705" w:rsidP="00120705">
      <w:pPr>
        <w:rPr>
          <w:rFonts w:ascii="Times New Roman" w:hAnsi="Times New Roman" w:cs="Times New Roman"/>
        </w:rPr>
      </w:pPr>
      <w:r w:rsidRPr="00F42D7C">
        <w:rPr>
          <w:rFonts w:ascii="Times New Roman" w:hAnsi="Times New Roman" w:cs="Times New Roman"/>
        </w:rPr>
        <w:t xml:space="preserve"> </w:t>
      </w:r>
    </w:p>
    <w:p w14:paraId="1C18E829" w14:textId="77777777" w:rsidR="002E5AE2" w:rsidRDefault="00F55087" w:rsidP="002E5AE2">
      <w:pPr>
        <w:pStyle w:val="ListParagraph"/>
        <w:numPr>
          <w:ilvl w:val="0"/>
          <w:numId w:val="32"/>
        </w:numPr>
        <w:ind w:firstLineChars="0"/>
        <w:rPr>
          <w:rFonts w:ascii="Times New Roman" w:hAnsi="Times New Roman" w:cs="Times New Roman"/>
          <w:sz w:val="24"/>
        </w:rPr>
      </w:pPr>
      <w:r w:rsidRPr="002E5AE2">
        <w:rPr>
          <w:rFonts w:ascii="Times New Roman" w:hAnsi="Times New Roman" w:cs="Times New Roman"/>
          <w:b/>
          <w:bCs/>
          <w:sz w:val="24"/>
        </w:rPr>
        <w:t xml:space="preserve">A Hitchhikers Guide to U.S.A. </w:t>
      </w:r>
      <w:r w:rsidRPr="002E5AE2">
        <w:rPr>
          <w:rFonts w:ascii="Times New Roman" w:hAnsi="Times New Roman" w:cs="Times New Roman"/>
          <w:sz w:val="24"/>
        </w:rPr>
        <w:t xml:space="preserve">also provide </w:t>
      </w:r>
      <w:r w:rsidR="002E5AE2" w:rsidRPr="002E5AE2">
        <w:rPr>
          <w:rFonts w:ascii="Times New Roman" w:hAnsi="Times New Roman" w:cs="Times New Roman"/>
          <w:sz w:val="24"/>
        </w:rPr>
        <w:t>inside</w:t>
      </w:r>
      <w:r w:rsidRPr="002E5AE2">
        <w:rPr>
          <w:rFonts w:ascii="Times New Roman" w:hAnsi="Times New Roman" w:cs="Times New Roman"/>
          <w:sz w:val="24"/>
        </w:rPr>
        <w:t xml:space="preserve"> to </w:t>
      </w:r>
      <w:r w:rsidR="00633433">
        <w:rPr>
          <w:rFonts w:ascii="Times New Roman" w:hAnsi="Times New Roman" w:cs="Times New Roman"/>
          <w:sz w:val="24"/>
        </w:rPr>
        <w:t>various</w:t>
      </w:r>
      <w:r w:rsidR="002E5AE2">
        <w:rPr>
          <w:rFonts w:ascii="Times New Roman" w:hAnsi="Times New Roman" w:cs="Times New Roman"/>
          <w:sz w:val="24"/>
        </w:rPr>
        <w:t xml:space="preserve"> reasons of flight delays</w:t>
      </w:r>
    </w:p>
    <w:p w14:paraId="028F2FCF" w14:textId="77777777" w:rsidR="002E5AE2" w:rsidRPr="00F55087" w:rsidRDefault="002E5AE2" w:rsidP="002E5AE2">
      <w:pPr>
        <w:pStyle w:val="ListParagraph"/>
        <w:ind w:left="720" w:firstLineChars="0" w:firstLine="0"/>
        <w:rPr>
          <w:rFonts w:ascii="Times New Roman" w:hAnsi="Times New Roman" w:cs="Times New Roman"/>
          <w:sz w:val="24"/>
        </w:rPr>
      </w:pPr>
      <w:r>
        <w:rPr>
          <w:rFonts w:ascii="Times New Roman" w:hAnsi="Times New Roman" w:cs="Times New Roman"/>
          <w:sz w:val="24"/>
        </w:rPr>
        <w:t xml:space="preserve"> </w:t>
      </w:r>
    </w:p>
    <w:p w14:paraId="4A29D38B" w14:textId="77777777" w:rsidR="00F55087" w:rsidRPr="00F55087" w:rsidRDefault="00F55087" w:rsidP="002E5AE2">
      <w:pPr>
        <w:pStyle w:val="ListParagraph"/>
        <w:numPr>
          <w:ilvl w:val="0"/>
          <w:numId w:val="32"/>
        </w:numPr>
        <w:ind w:firstLineChars="0"/>
        <w:rPr>
          <w:rFonts w:ascii="Times New Roman" w:hAnsi="Times New Roman" w:cs="Times New Roman"/>
          <w:b/>
          <w:sz w:val="24"/>
        </w:rPr>
      </w:pPr>
      <w:r w:rsidRPr="00F55087">
        <w:rPr>
          <w:rFonts w:ascii="Times New Roman" w:hAnsi="Times New Roman" w:cs="Times New Roman"/>
          <w:b/>
          <w:bCs/>
          <w:sz w:val="24"/>
        </w:rPr>
        <w:t xml:space="preserve">A Hitchhikers Guide to U.S.A. </w:t>
      </w:r>
      <w:r w:rsidRPr="00F55087">
        <w:rPr>
          <w:rFonts w:ascii="Times New Roman" w:hAnsi="Times New Roman" w:cs="Times New Roman"/>
          <w:sz w:val="24"/>
        </w:rPr>
        <w:t>also provide</w:t>
      </w:r>
      <w:r w:rsidR="002E5AE2">
        <w:rPr>
          <w:rFonts w:ascii="Times New Roman" w:hAnsi="Times New Roman" w:cs="Times New Roman"/>
          <w:sz w:val="24"/>
        </w:rPr>
        <w:t>s</w:t>
      </w:r>
      <w:r w:rsidRPr="00F55087">
        <w:rPr>
          <w:rFonts w:ascii="Times New Roman" w:hAnsi="Times New Roman" w:cs="Times New Roman"/>
          <w:sz w:val="24"/>
        </w:rPr>
        <w:t xml:space="preserve"> information about impact</w:t>
      </w:r>
      <w:r w:rsidR="002E5AE2">
        <w:rPr>
          <w:rFonts w:ascii="Times New Roman" w:hAnsi="Times New Roman" w:cs="Times New Roman"/>
          <w:sz w:val="24"/>
        </w:rPr>
        <w:t>s</w:t>
      </w:r>
      <w:r w:rsidRPr="00F55087">
        <w:rPr>
          <w:rFonts w:ascii="Times New Roman" w:hAnsi="Times New Roman" w:cs="Times New Roman"/>
          <w:sz w:val="24"/>
        </w:rPr>
        <w:t xml:space="preserve"> of historic events</w:t>
      </w:r>
      <w:r w:rsidR="002E5AE2">
        <w:rPr>
          <w:rFonts w:ascii="Times New Roman" w:hAnsi="Times New Roman" w:cs="Times New Roman"/>
          <w:sz w:val="24"/>
        </w:rPr>
        <w:t xml:space="preserve"> like </w:t>
      </w:r>
      <w:r w:rsidR="002E5AE2" w:rsidRPr="00F42D7C">
        <w:rPr>
          <w:rFonts w:ascii="Times New Roman" w:hAnsi="Times New Roman" w:cs="Times New Roman"/>
          <w:sz w:val="24"/>
        </w:rPr>
        <w:t>9/11 World trade centre</w:t>
      </w:r>
      <w:r w:rsidR="002E5AE2">
        <w:rPr>
          <w:rFonts w:ascii="Times New Roman" w:hAnsi="Times New Roman" w:cs="Times New Roman"/>
          <w:sz w:val="24"/>
        </w:rPr>
        <w:t>,</w:t>
      </w:r>
      <w:r w:rsidR="002E5AE2" w:rsidRPr="002E5AE2">
        <w:rPr>
          <w:rFonts w:ascii="Times New Roman" w:hAnsi="Times New Roman" w:cs="Times New Roman"/>
          <w:sz w:val="24"/>
        </w:rPr>
        <w:t xml:space="preserve"> </w:t>
      </w:r>
      <w:r w:rsidR="002E5AE2" w:rsidRPr="00F42D7C">
        <w:rPr>
          <w:rFonts w:ascii="Times New Roman" w:hAnsi="Times New Roman" w:cs="Times New Roman"/>
          <w:sz w:val="24"/>
        </w:rPr>
        <w:t>Y2K bug effect</w:t>
      </w:r>
      <w:r w:rsidR="002E5AE2">
        <w:rPr>
          <w:rFonts w:ascii="Times New Roman" w:hAnsi="Times New Roman" w:cs="Times New Roman"/>
          <w:sz w:val="24"/>
        </w:rPr>
        <w:t xml:space="preserve"> </w:t>
      </w:r>
      <w:r w:rsidRPr="00F55087">
        <w:rPr>
          <w:rFonts w:ascii="Times New Roman" w:hAnsi="Times New Roman" w:cs="Times New Roman"/>
          <w:sz w:val="24"/>
        </w:rPr>
        <w:t xml:space="preserve">on flight delays </w:t>
      </w:r>
    </w:p>
    <w:p w14:paraId="41A54FF1" w14:textId="77777777" w:rsidR="00F55087" w:rsidRPr="00F55087" w:rsidRDefault="00F55087" w:rsidP="002E5AE2">
      <w:pPr>
        <w:spacing w:line="360" w:lineRule="exact"/>
        <w:ind w:firstLineChars="150" w:firstLine="300"/>
        <w:rPr>
          <w:rFonts w:ascii="Times New Roman" w:hAnsi="Times New Roman" w:cs="Times New Roman"/>
          <w:b/>
          <w:bCs/>
          <w:color w:val="333333"/>
          <w:kern w:val="44"/>
          <w:sz w:val="20"/>
          <w:szCs w:val="20"/>
          <w:highlight w:val="yellow"/>
        </w:rPr>
      </w:pPr>
    </w:p>
    <w:p w14:paraId="7DF8B63A" w14:textId="77777777" w:rsidR="00503DC1" w:rsidRPr="00F42D7C" w:rsidRDefault="00503DC1" w:rsidP="00503DC1">
      <w:pPr>
        <w:rPr>
          <w:rFonts w:ascii="Times New Roman" w:hAnsi="Times New Roman" w:cs="Times New Roman"/>
        </w:rPr>
      </w:pPr>
    </w:p>
    <w:p w14:paraId="4973BB91" w14:textId="77777777" w:rsidR="00503DC1" w:rsidRPr="00F42D7C" w:rsidRDefault="00503DC1" w:rsidP="00503DC1">
      <w:pPr>
        <w:rPr>
          <w:rFonts w:ascii="Times New Roman" w:hAnsi="Times New Roman" w:cs="Times New Roman"/>
        </w:rPr>
      </w:pPr>
    </w:p>
    <w:p w14:paraId="77EF841C" w14:textId="77777777" w:rsidR="00853AEF" w:rsidRPr="00F42D7C" w:rsidRDefault="00853AEF" w:rsidP="00503DC1">
      <w:pPr>
        <w:rPr>
          <w:rFonts w:ascii="Times New Roman" w:hAnsi="Times New Roman" w:cs="Times New Roman"/>
        </w:rPr>
      </w:pPr>
    </w:p>
    <w:p w14:paraId="3AAC2F97" w14:textId="77777777" w:rsidR="00853AEF" w:rsidRPr="00F42D7C" w:rsidRDefault="00853AEF" w:rsidP="00503DC1">
      <w:pPr>
        <w:rPr>
          <w:rFonts w:ascii="Times New Roman" w:hAnsi="Times New Roman" w:cs="Times New Roman"/>
        </w:rPr>
      </w:pPr>
    </w:p>
    <w:p w14:paraId="7AAA92C9" w14:textId="77777777" w:rsidR="00853AEF" w:rsidRPr="00F42D7C" w:rsidRDefault="00853AEF" w:rsidP="00503DC1">
      <w:pPr>
        <w:rPr>
          <w:rFonts w:ascii="Times New Roman" w:hAnsi="Times New Roman" w:cs="Times New Roman"/>
        </w:rPr>
      </w:pPr>
    </w:p>
    <w:p w14:paraId="7CCE2E8A" w14:textId="77777777" w:rsidR="00853AEF" w:rsidRPr="00F42D7C" w:rsidRDefault="00853AEF" w:rsidP="00503DC1">
      <w:pPr>
        <w:rPr>
          <w:rFonts w:ascii="Times New Roman" w:hAnsi="Times New Roman" w:cs="Times New Roman"/>
        </w:rPr>
      </w:pPr>
    </w:p>
    <w:p w14:paraId="0CDC585A" w14:textId="77777777" w:rsidR="00853AEF" w:rsidRPr="00F42D7C" w:rsidRDefault="00853AEF" w:rsidP="00503DC1">
      <w:pPr>
        <w:rPr>
          <w:rFonts w:ascii="Times New Roman" w:hAnsi="Times New Roman" w:cs="Times New Roman"/>
        </w:rPr>
      </w:pPr>
    </w:p>
    <w:p w14:paraId="7C361DAE" w14:textId="77777777" w:rsidR="00853AEF" w:rsidRPr="00F42D7C" w:rsidRDefault="00853AEF" w:rsidP="00503DC1">
      <w:pPr>
        <w:rPr>
          <w:rFonts w:ascii="Times New Roman" w:hAnsi="Times New Roman" w:cs="Times New Roman"/>
        </w:rPr>
      </w:pPr>
    </w:p>
    <w:p w14:paraId="431D83C3" w14:textId="77777777" w:rsidR="00853AEF" w:rsidRPr="00F42D7C" w:rsidRDefault="00853AEF" w:rsidP="00503DC1">
      <w:pPr>
        <w:rPr>
          <w:rFonts w:ascii="Times New Roman" w:hAnsi="Times New Roman" w:cs="Times New Roman"/>
        </w:rPr>
      </w:pPr>
    </w:p>
    <w:p w14:paraId="5E54AAE0" w14:textId="77777777" w:rsidR="00503DC1" w:rsidRPr="00F42D7C" w:rsidRDefault="00503DC1" w:rsidP="00503DC1">
      <w:pPr>
        <w:rPr>
          <w:rFonts w:ascii="Times New Roman" w:hAnsi="Times New Roman" w:cs="Times New Roman"/>
        </w:rPr>
      </w:pPr>
    </w:p>
    <w:p w14:paraId="712C47D0" w14:textId="77777777" w:rsidR="004016D5" w:rsidRPr="00F42D7C" w:rsidRDefault="004016D5" w:rsidP="00503DC1">
      <w:pPr>
        <w:rPr>
          <w:rFonts w:ascii="Times New Roman" w:hAnsi="Times New Roman" w:cs="Times New Roman"/>
        </w:rPr>
      </w:pPr>
    </w:p>
    <w:p w14:paraId="4ACBDABE" w14:textId="77777777" w:rsidR="004016D5" w:rsidRPr="00F42D7C" w:rsidRDefault="004016D5" w:rsidP="00503DC1">
      <w:pPr>
        <w:rPr>
          <w:rFonts w:ascii="Times New Roman" w:hAnsi="Times New Roman" w:cs="Times New Roman"/>
        </w:rPr>
      </w:pPr>
    </w:p>
    <w:p w14:paraId="09937F52" w14:textId="77777777" w:rsidR="004016D5" w:rsidRPr="00F42D7C" w:rsidRDefault="004016D5" w:rsidP="00503DC1">
      <w:pPr>
        <w:rPr>
          <w:rFonts w:ascii="Times New Roman" w:hAnsi="Times New Roman" w:cs="Times New Roman"/>
        </w:rPr>
      </w:pPr>
    </w:p>
    <w:p w14:paraId="7A882D86" w14:textId="77777777" w:rsidR="004016D5" w:rsidRPr="00F42D7C" w:rsidRDefault="004016D5" w:rsidP="00503DC1">
      <w:pPr>
        <w:rPr>
          <w:rFonts w:ascii="Times New Roman" w:hAnsi="Times New Roman" w:cs="Times New Roman"/>
        </w:rPr>
      </w:pPr>
    </w:p>
    <w:p w14:paraId="55476B7C" w14:textId="77777777" w:rsidR="004016D5" w:rsidRPr="00F42D7C" w:rsidRDefault="004016D5" w:rsidP="00503DC1">
      <w:pPr>
        <w:rPr>
          <w:rFonts w:ascii="Times New Roman" w:hAnsi="Times New Roman" w:cs="Times New Roman"/>
        </w:rPr>
      </w:pPr>
    </w:p>
    <w:p w14:paraId="2FF34CFD" w14:textId="77777777" w:rsidR="004016D5" w:rsidRPr="00F42D7C" w:rsidRDefault="004016D5" w:rsidP="00503DC1">
      <w:pPr>
        <w:rPr>
          <w:rFonts w:ascii="Times New Roman" w:hAnsi="Times New Roman" w:cs="Times New Roman"/>
        </w:rPr>
      </w:pPr>
    </w:p>
    <w:p w14:paraId="23DD50B1" w14:textId="77777777" w:rsidR="004016D5" w:rsidRPr="00F42D7C" w:rsidRDefault="004016D5" w:rsidP="00503DC1">
      <w:pPr>
        <w:rPr>
          <w:rFonts w:ascii="Times New Roman" w:hAnsi="Times New Roman" w:cs="Times New Roman"/>
        </w:rPr>
      </w:pPr>
    </w:p>
    <w:p w14:paraId="7C6D546A" w14:textId="77777777" w:rsidR="004016D5" w:rsidRPr="00F42D7C" w:rsidRDefault="004016D5" w:rsidP="00503DC1">
      <w:pPr>
        <w:rPr>
          <w:rFonts w:ascii="Times New Roman" w:hAnsi="Times New Roman" w:cs="Times New Roman"/>
        </w:rPr>
      </w:pPr>
    </w:p>
    <w:p w14:paraId="094C569B" w14:textId="77777777" w:rsidR="004016D5" w:rsidRPr="00F42D7C" w:rsidRDefault="004016D5" w:rsidP="00503DC1">
      <w:pPr>
        <w:rPr>
          <w:rFonts w:ascii="Times New Roman" w:hAnsi="Times New Roman" w:cs="Times New Roman"/>
        </w:rPr>
      </w:pPr>
    </w:p>
    <w:p w14:paraId="50A32198" w14:textId="77777777" w:rsidR="004016D5" w:rsidRPr="00F42D7C" w:rsidRDefault="004016D5" w:rsidP="00503DC1">
      <w:pPr>
        <w:rPr>
          <w:rFonts w:ascii="Times New Roman" w:hAnsi="Times New Roman" w:cs="Times New Roman"/>
        </w:rPr>
      </w:pPr>
    </w:p>
    <w:p w14:paraId="1D4CA148" w14:textId="77777777" w:rsidR="004016D5" w:rsidRPr="00F42D7C" w:rsidRDefault="004016D5" w:rsidP="00503DC1">
      <w:pPr>
        <w:rPr>
          <w:rFonts w:ascii="Times New Roman" w:hAnsi="Times New Roman" w:cs="Times New Roman"/>
        </w:rPr>
      </w:pPr>
    </w:p>
    <w:p w14:paraId="1FD41190" w14:textId="77777777" w:rsidR="004016D5" w:rsidRPr="00F42D7C" w:rsidRDefault="004016D5" w:rsidP="00503DC1">
      <w:pPr>
        <w:rPr>
          <w:rFonts w:ascii="Times New Roman" w:hAnsi="Times New Roman" w:cs="Times New Roman"/>
        </w:rPr>
      </w:pPr>
    </w:p>
    <w:p w14:paraId="25B282F4" w14:textId="77777777" w:rsidR="004016D5" w:rsidRPr="00F42D7C" w:rsidRDefault="004016D5" w:rsidP="00503DC1">
      <w:pPr>
        <w:rPr>
          <w:rFonts w:ascii="Times New Roman" w:hAnsi="Times New Roman" w:cs="Times New Roman"/>
        </w:rPr>
      </w:pPr>
    </w:p>
    <w:p w14:paraId="4C56829D" w14:textId="77777777" w:rsidR="004016D5" w:rsidRPr="00F42D7C" w:rsidRDefault="004016D5" w:rsidP="00503DC1">
      <w:pPr>
        <w:rPr>
          <w:rFonts w:ascii="Times New Roman" w:hAnsi="Times New Roman" w:cs="Times New Roman"/>
        </w:rPr>
      </w:pPr>
    </w:p>
    <w:p w14:paraId="2DDD8ED0" w14:textId="77777777" w:rsidR="005D5887" w:rsidRPr="00F42D7C" w:rsidRDefault="005D5887" w:rsidP="00D869BA">
      <w:pPr>
        <w:pStyle w:val="Heading1"/>
        <w:pageBreakBefore/>
        <w:numPr>
          <w:ilvl w:val="0"/>
          <w:numId w:val="23"/>
        </w:numPr>
        <w:spacing w:before="120" w:afterLines="50" w:after="156"/>
        <w:ind w:left="357" w:hanging="357"/>
        <w:rPr>
          <w:rFonts w:ascii="Times New Roman" w:hAnsi="Times New Roman" w:cs="Times New Roman"/>
          <w:sz w:val="32"/>
          <w:szCs w:val="32"/>
        </w:rPr>
      </w:pPr>
      <w:bookmarkStart w:id="123" w:name="_Toc497261739"/>
      <w:r w:rsidRPr="00F42D7C">
        <w:rPr>
          <w:rFonts w:ascii="Times New Roman" w:hAnsi="Times New Roman" w:cs="Times New Roman"/>
          <w:sz w:val="32"/>
          <w:szCs w:val="32"/>
        </w:rPr>
        <w:lastRenderedPageBreak/>
        <w:t>References</w:t>
      </w:r>
      <w:bookmarkEnd w:id="121"/>
      <w:bookmarkEnd w:id="122"/>
      <w:bookmarkEnd w:id="123"/>
    </w:p>
    <w:p w14:paraId="27BC89DF" w14:textId="77777777" w:rsidR="005D5887" w:rsidRPr="00F42D7C" w:rsidRDefault="005D5887" w:rsidP="00D869BA">
      <w:pPr>
        <w:pStyle w:val="BodyText"/>
        <w:spacing w:afterLines="50" w:after="156"/>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Following are website/documents referred for this assignment.</w:t>
      </w:r>
    </w:p>
    <w:p w14:paraId="0701EE5B" w14:textId="77777777" w:rsidR="00A6315F" w:rsidRPr="00F42D7C" w:rsidRDefault="00A6315F" w:rsidP="00D869BA">
      <w:pPr>
        <w:pStyle w:val="BodyText"/>
        <w:numPr>
          <w:ilvl w:val="0"/>
          <w:numId w:val="8"/>
        </w:numPr>
        <w:spacing w:afterLines="50" w:after="156"/>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Force Layout Multiples </w:t>
      </w:r>
      <w:r w:rsidRPr="00F42D7C">
        <w:rPr>
          <w:rFonts w:ascii="Times New Roman" w:eastAsiaTheme="minorEastAsia" w:hAnsi="Times New Roman"/>
          <w:i w:val="0"/>
          <w:iCs w:val="0"/>
          <w:kern w:val="2"/>
          <w:sz w:val="24"/>
          <w:szCs w:val="24"/>
        </w:rPr>
        <w:br/>
      </w:r>
      <w:hyperlink r:id="rId46" w:history="1">
        <w:r w:rsidRPr="00F42D7C">
          <w:rPr>
            <w:rStyle w:val="Hyperlink"/>
            <w:rFonts w:ascii="Times New Roman" w:eastAsiaTheme="minorEastAsia" w:hAnsi="Times New Roman"/>
            <w:i w:val="0"/>
            <w:iCs w:val="0"/>
            <w:kern w:val="2"/>
            <w:sz w:val="24"/>
            <w:szCs w:val="24"/>
          </w:rPr>
          <w:t>https://bl.ocks.org/mbostock/1804889</w:t>
        </w:r>
      </w:hyperlink>
    </w:p>
    <w:p w14:paraId="7021D154" w14:textId="77777777" w:rsidR="00A6315F" w:rsidRPr="00F42D7C" w:rsidRDefault="00A6315F" w:rsidP="00D869BA">
      <w:pPr>
        <w:pStyle w:val="BodyText"/>
        <w:numPr>
          <w:ilvl w:val="0"/>
          <w:numId w:val="8"/>
        </w:numPr>
        <w:spacing w:afterLines="50" w:after="156"/>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Congestion in the sky – Data expo winner </w:t>
      </w:r>
      <w:hyperlink r:id="rId47" w:history="1">
        <w:r w:rsidRPr="00F42D7C">
          <w:rPr>
            <w:rStyle w:val="Hyperlink"/>
            <w:rFonts w:ascii="Times New Roman" w:eastAsiaTheme="minorEastAsia" w:hAnsi="Times New Roman"/>
            <w:i w:val="0"/>
            <w:iCs w:val="0"/>
            <w:kern w:val="2"/>
            <w:sz w:val="24"/>
            <w:szCs w:val="24"/>
          </w:rPr>
          <w:t>http://stat-computing.org/dataexpo/2009/posters/wicklin-allison.pdf</w:t>
        </w:r>
      </w:hyperlink>
    </w:p>
    <w:p w14:paraId="5C686D2A" w14:textId="77777777" w:rsidR="00A6315F" w:rsidRPr="00F42D7C" w:rsidRDefault="00A6315F" w:rsidP="00D869BA">
      <w:pPr>
        <w:pStyle w:val="BodyText"/>
        <w:numPr>
          <w:ilvl w:val="0"/>
          <w:numId w:val="8"/>
        </w:numPr>
        <w:spacing w:afterLines="50" w:after="156"/>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Data Expo runner up – flight data </w:t>
      </w:r>
      <w:hyperlink r:id="rId48" w:history="1">
        <w:r w:rsidRPr="00F42D7C">
          <w:rPr>
            <w:rStyle w:val="Hyperlink"/>
            <w:rFonts w:ascii="Times New Roman" w:eastAsiaTheme="minorEastAsia" w:hAnsi="Times New Roman"/>
            <w:i w:val="0"/>
            <w:iCs w:val="0"/>
            <w:kern w:val="2"/>
            <w:sz w:val="24"/>
            <w:szCs w:val="24"/>
          </w:rPr>
          <w:t>http://stat-computing.org/dataexpo/2009/posters/hofmann-cook.pdf</w:t>
        </w:r>
      </w:hyperlink>
    </w:p>
    <w:p w14:paraId="2D30C298" w14:textId="77777777" w:rsidR="00A6315F" w:rsidRPr="00F42D7C" w:rsidRDefault="00A6315F" w:rsidP="00D869BA">
      <w:pPr>
        <w:pStyle w:val="BodyText"/>
        <w:numPr>
          <w:ilvl w:val="0"/>
          <w:numId w:val="8"/>
        </w:numPr>
        <w:spacing w:afterLines="50" w:after="156"/>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Data Expo runner up 2 – flight data </w:t>
      </w:r>
      <w:hyperlink r:id="rId49" w:history="1">
        <w:r w:rsidRPr="00F42D7C">
          <w:rPr>
            <w:rStyle w:val="Hyperlink"/>
            <w:rFonts w:ascii="Times New Roman" w:eastAsiaTheme="minorEastAsia" w:hAnsi="Times New Roman"/>
            <w:i w:val="0"/>
            <w:iCs w:val="0"/>
            <w:kern w:val="2"/>
            <w:sz w:val="24"/>
            <w:szCs w:val="24"/>
          </w:rPr>
          <w:t>http://stat-computing.org/dataexpo/2009/posters/wickham.pdf</w:t>
        </w:r>
      </w:hyperlink>
    </w:p>
    <w:p w14:paraId="42A60EFF" w14:textId="77777777" w:rsidR="009A3F9D" w:rsidRPr="00F42D7C" w:rsidRDefault="009A3F9D" w:rsidP="00D869BA">
      <w:pPr>
        <w:pStyle w:val="BodyText"/>
        <w:numPr>
          <w:ilvl w:val="0"/>
          <w:numId w:val="8"/>
        </w:numPr>
        <w:spacing w:afterLines="50" w:after="156"/>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Minimizing Flight Delay - TanujitDey • David Phillips • Patrick Steele</w:t>
      </w:r>
      <w:r w:rsidRPr="00F42D7C">
        <w:rPr>
          <w:rFonts w:ascii="Times New Roman" w:eastAsiaTheme="minorEastAsia" w:hAnsi="Times New Roman"/>
          <w:i w:val="0"/>
          <w:iCs w:val="0"/>
          <w:kern w:val="2"/>
          <w:sz w:val="24"/>
          <w:szCs w:val="24"/>
        </w:rPr>
        <w:br/>
      </w:r>
      <w:hyperlink r:id="rId50" w:history="1">
        <w:r w:rsidRPr="00F42D7C">
          <w:rPr>
            <w:rStyle w:val="Hyperlink"/>
            <w:rFonts w:ascii="Times New Roman" w:eastAsiaTheme="minorEastAsia" w:hAnsi="Times New Roman"/>
            <w:i w:val="0"/>
            <w:iCs w:val="0"/>
            <w:kern w:val="2"/>
            <w:sz w:val="24"/>
            <w:szCs w:val="24"/>
          </w:rPr>
          <w:t>http://stat-computing.org/dataexpo/2009/posters/dey-phillips-steele.pdf</w:t>
        </w:r>
      </w:hyperlink>
    </w:p>
    <w:p w14:paraId="779A14F1" w14:textId="77777777" w:rsidR="009A3F9D" w:rsidRPr="00F42D7C" w:rsidRDefault="009A3F9D" w:rsidP="00D869BA">
      <w:pPr>
        <w:pStyle w:val="BodyText"/>
        <w:numPr>
          <w:ilvl w:val="0"/>
          <w:numId w:val="8"/>
        </w:numPr>
        <w:spacing w:afterLines="50" w:after="156"/>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Circular </w:t>
      </w:r>
      <w:r w:rsidR="00396613" w:rsidRPr="00F42D7C">
        <w:rPr>
          <w:rFonts w:ascii="Times New Roman" w:eastAsiaTheme="minorEastAsia" w:hAnsi="Times New Roman"/>
          <w:i w:val="0"/>
          <w:iCs w:val="0"/>
          <w:kern w:val="2"/>
          <w:sz w:val="24"/>
          <w:szCs w:val="24"/>
        </w:rPr>
        <w:t>Heat map</w:t>
      </w:r>
      <w:r w:rsidRPr="00F42D7C">
        <w:rPr>
          <w:rFonts w:ascii="Times New Roman" w:eastAsiaTheme="minorEastAsia" w:hAnsi="Times New Roman"/>
          <w:i w:val="0"/>
          <w:iCs w:val="0"/>
          <w:kern w:val="2"/>
          <w:sz w:val="24"/>
          <w:szCs w:val="24"/>
        </w:rPr>
        <w:t xml:space="preserve"> - </w:t>
      </w:r>
      <w:hyperlink r:id="rId51" w:history="1">
        <w:r w:rsidRPr="00F42D7C">
          <w:rPr>
            <w:rStyle w:val="Hyperlink"/>
            <w:rFonts w:ascii="Times New Roman" w:eastAsiaTheme="minorEastAsia" w:hAnsi="Times New Roman"/>
            <w:i w:val="0"/>
            <w:iCs w:val="0"/>
            <w:kern w:val="2"/>
            <w:sz w:val="24"/>
            <w:szCs w:val="24"/>
          </w:rPr>
          <w:t>https://github.com/prcweb/d3-circularheat</w:t>
        </w:r>
      </w:hyperlink>
    </w:p>
    <w:p w14:paraId="6D224641" w14:textId="77777777" w:rsidR="009A3F9D" w:rsidRPr="00F42D7C" w:rsidRDefault="009A3F9D" w:rsidP="00D869BA">
      <w:pPr>
        <w:pStyle w:val="BodyText"/>
        <w:numPr>
          <w:ilvl w:val="0"/>
          <w:numId w:val="8"/>
        </w:numPr>
        <w:spacing w:afterLines="50" w:after="156"/>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Interactive flight network visualisation </w:t>
      </w:r>
      <w:hyperlink r:id="rId52" w:history="1">
        <w:r w:rsidRPr="00F42D7C">
          <w:rPr>
            <w:rStyle w:val="Hyperlink"/>
            <w:rFonts w:ascii="Times New Roman" w:eastAsiaTheme="minorEastAsia" w:hAnsi="Times New Roman"/>
            <w:i w:val="0"/>
            <w:iCs w:val="0"/>
            <w:kern w:val="2"/>
            <w:sz w:val="24"/>
            <w:szCs w:val="24"/>
          </w:rPr>
          <w:t>http://mbostock.github.io/d3/talk/20111116/airports.html</w:t>
        </w:r>
      </w:hyperlink>
    </w:p>
    <w:p w14:paraId="56EE0A3F" w14:textId="77777777" w:rsidR="009A3F9D" w:rsidRPr="00F42D7C" w:rsidRDefault="009A3F9D" w:rsidP="00D869BA">
      <w:pPr>
        <w:pStyle w:val="BodyText"/>
        <w:numPr>
          <w:ilvl w:val="0"/>
          <w:numId w:val="8"/>
        </w:numPr>
        <w:spacing w:afterLines="50" w:after="156"/>
        <w:rPr>
          <w:rFonts w:ascii="Times New Roman" w:eastAsiaTheme="minorEastAsia" w:hAnsi="Times New Roman"/>
          <w:i w:val="0"/>
          <w:iCs w:val="0"/>
          <w:kern w:val="2"/>
          <w:sz w:val="24"/>
          <w:szCs w:val="24"/>
        </w:rPr>
      </w:pPr>
      <w:r w:rsidRPr="00F42D7C">
        <w:rPr>
          <w:rFonts w:ascii="Times New Roman" w:hAnsi="Times New Roman"/>
          <w:i w:val="0"/>
        </w:rPr>
        <w:t>Interactive flight network visualisation using google fusion tables</w:t>
      </w:r>
      <w:r w:rsidRPr="00F42D7C">
        <w:rPr>
          <w:rFonts w:ascii="Times New Roman" w:hAnsi="Times New Roman"/>
          <w:i w:val="0"/>
        </w:rPr>
        <w:br/>
      </w:r>
      <w:hyperlink r:id="rId53" w:history="1">
        <w:r w:rsidRPr="00F42D7C">
          <w:rPr>
            <w:rStyle w:val="Hyperlink"/>
            <w:rFonts w:ascii="Times New Roman" w:eastAsiaTheme="minorEastAsia" w:hAnsi="Times New Roman"/>
            <w:i w:val="0"/>
            <w:iCs w:val="0"/>
            <w:kern w:val="2"/>
            <w:sz w:val="24"/>
            <w:szCs w:val="24"/>
          </w:rPr>
          <w:t>http://xliberation.com/googlecharts/d3flights.html</w:t>
        </w:r>
      </w:hyperlink>
    </w:p>
    <w:p w14:paraId="050BFC9D" w14:textId="77777777" w:rsidR="005D5887" w:rsidRPr="00F42D7C" w:rsidRDefault="009A3F9D" w:rsidP="00D869BA">
      <w:pPr>
        <w:pStyle w:val="BodyText"/>
        <w:numPr>
          <w:ilvl w:val="0"/>
          <w:numId w:val="8"/>
        </w:numPr>
        <w:spacing w:afterLines="50" w:after="156"/>
        <w:rPr>
          <w:rFonts w:ascii="Times New Roman" w:eastAsiaTheme="minorEastAsia" w:hAnsi="Times New Roman"/>
          <w:i w:val="0"/>
          <w:iCs w:val="0"/>
          <w:kern w:val="2"/>
          <w:sz w:val="24"/>
          <w:szCs w:val="24"/>
        </w:rPr>
      </w:pPr>
      <w:r w:rsidRPr="00F42D7C">
        <w:rPr>
          <w:rFonts w:ascii="Times New Roman" w:hAnsi="Times New Roman"/>
          <w:i w:val="0"/>
        </w:rPr>
        <w:t xml:space="preserve">Circular Visualisation D3 </w:t>
      </w:r>
      <w:r w:rsidRPr="00F42D7C">
        <w:rPr>
          <w:rFonts w:ascii="Times New Roman" w:eastAsiaTheme="minorEastAsia" w:hAnsi="Times New Roman"/>
          <w:i w:val="0"/>
          <w:iCs w:val="0"/>
          <w:kern w:val="2"/>
          <w:sz w:val="24"/>
          <w:szCs w:val="24"/>
        </w:rPr>
        <w:br/>
      </w:r>
      <w:hyperlink r:id="rId54" w:history="1">
        <w:r w:rsidRPr="00F42D7C">
          <w:rPr>
            <w:rStyle w:val="Hyperlink"/>
            <w:rFonts w:ascii="Times New Roman" w:eastAsiaTheme="minorEastAsia" w:hAnsi="Times New Roman"/>
            <w:i w:val="0"/>
            <w:iCs w:val="0"/>
            <w:kern w:val="2"/>
            <w:sz w:val="24"/>
            <w:szCs w:val="24"/>
          </w:rPr>
          <w:t>https://github.com/nicgirault/circosjs</w:t>
        </w:r>
      </w:hyperlink>
    </w:p>
    <w:p w14:paraId="37E6D1D3" w14:textId="77777777" w:rsidR="005D5887" w:rsidRPr="00F42D7C" w:rsidRDefault="005D5887" w:rsidP="00091CC7">
      <w:pPr>
        <w:spacing w:line="360" w:lineRule="exact"/>
        <w:rPr>
          <w:rFonts w:ascii="Times New Roman" w:hAnsi="Times New Roman" w:cs="Times New Roman"/>
          <w:iCs/>
          <w:sz w:val="28"/>
          <w:szCs w:val="28"/>
        </w:rPr>
      </w:pPr>
    </w:p>
    <w:p w14:paraId="2D0C6DBC" w14:textId="77777777" w:rsidR="005D5887" w:rsidRPr="00F42D7C" w:rsidRDefault="005D5887" w:rsidP="00091CC7">
      <w:pPr>
        <w:spacing w:line="360" w:lineRule="exact"/>
        <w:rPr>
          <w:rFonts w:ascii="Times New Roman" w:hAnsi="Times New Roman" w:cs="Times New Roman"/>
          <w:iCs/>
          <w:sz w:val="28"/>
          <w:szCs w:val="28"/>
        </w:rPr>
      </w:pPr>
    </w:p>
    <w:p w14:paraId="50DA9638" w14:textId="77777777" w:rsidR="00C178B1" w:rsidRPr="00F42D7C" w:rsidRDefault="00C178B1" w:rsidP="00091CC7">
      <w:pPr>
        <w:spacing w:line="360" w:lineRule="exact"/>
        <w:rPr>
          <w:rFonts w:ascii="Times New Roman" w:hAnsi="Times New Roman" w:cs="Times New Roman"/>
          <w:iCs/>
          <w:sz w:val="28"/>
          <w:szCs w:val="28"/>
        </w:rPr>
      </w:pPr>
    </w:p>
    <w:p w14:paraId="6CC1C2C6" w14:textId="77777777" w:rsidR="00C178B1" w:rsidRPr="00F42D7C" w:rsidRDefault="00C178B1" w:rsidP="00091CC7">
      <w:pPr>
        <w:spacing w:line="360" w:lineRule="exact"/>
        <w:rPr>
          <w:rFonts w:ascii="Times New Roman" w:hAnsi="Times New Roman" w:cs="Times New Roman"/>
          <w:iCs/>
          <w:sz w:val="28"/>
          <w:szCs w:val="28"/>
        </w:rPr>
      </w:pPr>
    </w:p>
    <w:p w14:paraId="605A1D5D" w14:textId="77777777" w:rsidR="00C178B1" w:rsidRPr="00F42D7C" w:rsidRDefault="00C178B1" w:rsidP="00091CC7">
      <w:pPr>
        <w:spacing w:line="360" w:lineRule="exact"/>
        <w:rPr>
          <w:rFonts w:ascii="Times New Roman" w:hAnsi="Times New Roman" w:cs="Times New Roman"/>
          <w:iCs/>
          <w:sz w:val="28"/>
          <w:szCs w:val="28"/>
        </w:rPr>
      </w:pPr>
    </w:p>
    <w:p w14:paraId="7C25674D" w14:textId="77777777" w:rsidR="00C178B1" w:rsidRPr="00F42D7C" w:rsidRDefault="00C178B1" w:rsidP="00091CC7">
      <w:pPr>
        <w:spacing w:line="360" w:lineRule="exact"/>
        <w:rPr>
          <w:rFonts w:ascii="Times New Roman" w:hAnsi="Times New Roman" w:cs="Times New Roman"/>
          <w:iCs/>
          <w:sz w:val="28"/>
          <w:szCs w:val="28"/>
        </w:rPr>
      </w:pPr>
    </w:p>
    <w:p w14:paraId="41F8F21A" w14:textId="77777777" w:rsidR="00C178B1" w:rsidRPr="00F42D7C" w:rsidRDefault="00C178B1" w:rsidP="00091CC7">
      <w:pPr>
        <w:spacing w:line="360" w:lineRule="exact"/>
        <w:rPr>
          <w:rFonts w:ascii="Times New Roman" w:hAnsi="Times New Roman" w:cs="Times New Roman"/>
          <w:iCs/>
          <w:sz w:val="28"/>
          <w:szCs w:val="28"/>
        </w:rPr>
      </w:pPr>
    </w:p>
    <w:p w14:paraId="066CB67A" w14:textId="77777777" w:rsidR="00C178B1" w:rsidRPr="00F42D7C" w:rsidRDefault="00C178B1" w:rsidP="00091CC7">
      <w:pPr>
        <w:spacing w:line="360" w:lineRule="exact"/>
        <w:rPr>
          <w:rFonts w:ascii="Times New Roman" w:hAnsi="Times New Roman" w:cs="Times New Roman"/>
          <w:iCs/>
          <w:sz w:val="28"/>
          <w:szCs w:val="28"/>
        </w:rPr>
      </w:pPr>
    </w:p>
    <w:p w14:paraId="13A1106F" w14:textId="77777777" w:rsidR="00C178B1" w:rsidRPr="00F42D7C" w:rsidRDefault="00C178B1" w:rsidP="00091CC7">
      <w:pPr>
        <w:spacing w:line="360" w:lineRule="exact"/>
        <w:rPr>
          <w:rFonts w:ascii="Times New Roman" w:hAnsi="Times New Roman" w:cs="Times New Roman"/>
          <w:iCs/>
          <w:sz w:val="28"/>
          <w:szCs w:val="28"/>
        </w:rPr>
      </w:pPr>
    </w:p>
    <w:p w14:paraId="250028F3" w14:textId="77777777" w:rsidR="00C178B1" w:rsidRPr="00F42D7C" w:rsidRDefault="00C178B1" w:rsidP="00091CC7">
      <w:pPr>
        <w:spacing w:line="360" w:lineRule="exact"/>
        <w:rPr>
          <w:rFonts w:ascii="Times New Roman" w:hAnsi="Times New Roman" w:cs="Times New Roman"/>
          <w:iCs/>
          <w:sz w:val="28"/>
          <w:szCs w:val="28"/>
        </w:rPr>
      </w:pPr>
    </w:p>
    <w:p w14:paraId="122FB5B7" w14:textId="77777777" w:rsidR="00C178B1" w:rsidRPr="00F42D7C" w:rsidRDefault="00C178B1" w:rsidP="00091CC7">
      <w:pPr>
        <w:spacing w:line="360" w:lineRule="exact"/>
        <w:rPr>
          <w:rFonts w:ascii="Times New Roman" w:hAnsi="Times New Roman" w:cs="Times New Roman"/>
          <w:iCs/>
          <w:sz w:val="28"/>
          <w:szCs w:val="28"/>
        </w:rPr>
      </w:pPr>
    </w:p>
    <w:p w14:paraId="4B5AF33D" w14:textId="77777777" w:rsidR="00C178B1" w:rsidRPr="00F42D7C" w:rsidRDefault="00C178B1" w:rsidP="00091CC7">
      <w:pPr>
        <w:spacing w:line="360" w:lineRule="exact"/>
        <w:rPr>
          <w:rFonts w:ascii="Times New Roman" w:hAnsi="Times New Roman" w:cs="Times New Roman"/>
          <w:iCs/>
          <w:sz w:val="28"/>
          <w:szCs w:val="28"/>
        </w:rPr>
      </w:pPr>
    </w:p>
    <w:p w14:paraId="7B32491E" w14:textId="77777777" w:rsidR="00C178B1" w:rsidRPr="00F42D7C" w:rsidRDefault="00C178B1" w:rsidP="00091CC7">
      <w:pPr>
        <w:spacing w:line="360" w:lineRule="exact"/>
        <w:rPr>
          <w:rFonts w:ascii="Times New Roman" w:hAnsi="Times New Roman" w:cs="Times New Roman"/>
          <w:iCs/>
          <w:sz w:val="28"/>
          <w:szCs w:val="28"/>
        </w:rPr>
      </w:pPr>
    </w:p>
    <w:p w14:paraId="532BFB8F" w14:textId="77777777" w:rsidR="005D5887" w:rsidRPr="00F42D7C" w:rsidRDefault="00443FA1" w:rsidP="00D869BA">
      <w:pPr>
        <w:pStyle w:val="Heading1"/>
        <w:pageBreakBefore/>
        <w:numPr>
          <w:ilvl w:val="0"/>
          <w:numId w:val="23"/>
        </w:numPr>
        <w:spacing w:before="120" w:afterLines="50" w:after="156"/>
        <w:ind w:left="357" w:hanging="357"/>
        <w:rPr>
          <w:rFonts w:ascii="Times New Roman" w:hAnsi="Times New Roman" w:cs="Times New Roman"/>
          <w:sz w:val="32"/>
          <w:szCs w:val="32"/>
        </w:rPr>
      </w:pPr>
      <w:bookmarkStart w:id="124" w:name="_Toc497261740"/>
      <w:r w:rsidRPr="00F42D7C">
        <w:rPr>
          <w:rFonts w:ascii="Times New Roman" w:hAnsi="Times New Roman" w:cs="Times New Roman"/>
          <w:sz w:val="32"/>
          <w:szCs w:val="32"/>
        </w:rPr>
        <w:lastRenderedPageBreak/>
        <w:t>Appendix: Group meeting minutes</w:t>
      </w:r>
      <w:bookmarkEnd w:id="124"/>
    </w:p>
    <w:p w14:paraId="595E79EF" w14:textId="77777777" w:rsidR="001F758B" w:rsidRPr="00F42D7C" w:rsidRDefault="001F758B" w:rsidP="007F4FE1">
      <w:pPr>
        <w:spacing w:line="360" w:lineRule="exact"/>
        <w:rPr>
          <w:rFonts w:ascii="Times New Roman" w:hAnsi="Times New Roman" w:cs="Times New Roman"/>
          <w:b/>
          <w:sz w:val="24"/>
        </w:rPr>
      </w:pPr>
      <w:r w:rsidRPr="00F42D7C">
        <w:rPr>
          <w:rFonts w:ascii="Times New Roman" w:hAnsi="Times New Roman" w:cs="Times New Roman"/>
          <w:b/>
          <w:sz w:val="24"/>
        </w:rPr>
        <w:t>Evaluation Survey Form:</w:t>
      </w:r>
    </w:p>
    <w:p w14:paraId="1878AFA0" w14:textId="77777777" w:rsidR="007F4FE1" w:rsidRPr="00F42D7C" w:rsidRDefault="007F4FE1" w:rsidP="007F4FE1">
      <w:pPr>
        <w:spacing w:line="360" w:lineRule="exact"/>
        <w:rPr>
          <w:rFonts w:ascii="Times New Roman" w:hAnsi="Times New Roman" w:cs="Times New Roman"/>
          <w:sz w:val="24"/>
        </w:rPr>
      </w:pPr>
      <w:r w:rsidRPr="00F42D7C">
        <w:rPr>
          <w:rFonts w:ascii="Times New Roman" w:hAnsi="Times New Roman" w:cs="Times New Roman"/>
          <w:sz w:val="24"/>
        </w:rPr>
        <w:t xml:space="preserve">Following are survey form created by team and distributed to get feedback from audiences. This survey form created in </w:t>
      </w:r>
      <w:r w:rsidRPr="00F42D7C">
        <w:rPr>
          <w:rFonts w:ascii="Times New Roman" w:hAnsi="Times New Roman" w:cs="Times New Roman"/>
          <w:b/>
          <w:sz w:val="24"/>
        </w:rPr>
        <w:t>Google form</w:t>
      </w:r>
      <w:r w:rsidRPr="00F42D7C">
        <w:rPr>
          <w:rFonts w:ascii="Times New Roman" w:hAnsi="Times New Roman" w:cs="Times New Roman"/>
          <w:sz w:val="24"/>
        </w:rPr>
        <w:t xml:space="preserve"> to get digital response(s).</w:t>
      </w:r>
    </w:p>
    <w:p w14:paraId="68F652E2" w14:textId="77777777" w:rsidR="007F4FE1" w:rsidRPr="00F42D7C" w:rsidRDefault="00D869BA" w:rsidP="007F4FE1">
      <w:pPr>
        <w:rPr>
          <w:rFonts w:ascii="Times New Roman" w:hAnsi="Times New Roman" w:cs="Times New Roman"/>
        </w:rPr>
      </w:pPr>
      <w:r>
        <w:rPr>
          <w:rFonts w:ascii="Times New Roman" w:hAnsi="Times New Roman" w:cs="Times New Roman"/>
          <w:noProof/>
          <w:lang w:eastAsia="ko-KR"/>
        </w:rPr>
        <w:drawing>
          <wp:inline distT="0" distB="0" distL="0" distR="0" wp14:anchorId="18F3376C" wp14:editId="45A1D8B1">
            <wp:extent cx="5274867" cy="7233139"/>
            <wp:effectExtent l="19050" t="19050" r="21033" b="24911"/>
            <wp:docPr id="3" name="Picture 1" descr="C:\Users\giris\Documents\image0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ris\Documents\image001 (1).png"/>
                    <pic:cNvPicPr>
                      <a:picLocks noChangeAspect="1" noChangeArrowheads="1"/>
                    </pic:cNvPicPr>
                  </pic:nvPicPr>
                  <pic:blipFill>
                    <a:blip r:embed="rId55"/>
                    <a:srcRect/>
                    <a:stretch>
                      <a:fillRect/>
                    </a:stretch>
                  </pic:blipFill>
                  <pic:spPr bwMode="auto">
                    <a:xfrm>
                      <a:off x="0" y="0"/>
                      <a:ext cx="5274310" cy="7232375"/>
                    </a:xfrm>
                    <a:prstGeom prst="rect">
                      <a:avLst/>
                    </a:prstGeom>
                    <a:solidFill>
                      <a:schemeClr val="accent1"/>
                    </a:solidFill>
                    <a:ln w="9525">
                      <a:solidFill>
                        <a:schemeClr val="tx1"/>
                      </a:solidFill>
                      <a:miter lim="800000"/>
                      <a:headEnd/>
                      <a:tailEnd/>
                    </a:ln>
                  </pic:spPr>
                </pic:pic>
              </a:graphicData>
            </a:graphic>
          </wp:inline>
        </w:drawing>
      </w:r>
    </w:p>
    <w:p w14:paraId="4CD68610" w14:textId="77777777" w:rsidR="007F4FE1" w:rsidRPr="00F42D7C" w:rsidRDefault="001F758B" w:rsidP="007F4FE1">
      <w:pPr>
        <w:rPr>
          <w:rFonts w:ascii="Times New Roman" w:hAnsi="Times New Roman" w:cs="Times New Roman"/>
          <w:b/>
        </w:rPr>
      </w:pPr>
      <w:r w:rsidRPr="00F42D7C">
        <w:rPr>
          <w:rFonts w:ascii="Times New Roman" w:hAnsi="Times New Roman" w:cs="Times New Roman"/>
          <w:b/>
        </w:rPr>
        <w:lastRenderedPageBreak/>
        <w:t xml:space="preserve">Evaluation </w:t>
      </w:r>
      <w:r w:rsidR="007F4FE1" w:rsidRPr="00F42D7C">
        <w:rPr>
          <w:rFonts w:ascii="Times New Roman" w:hAnsi="Times New Roman" w:cs="Times New Roman"/>
          <w:b/>
        </w:rPr>
        <w:t>Interview Results:</w:t>
      </w:r>
    </w:p>
    <w:p w14:paraId="5CE1E51C" w14:textId="77777777" w:rsidR="007F4FE1" w:rsidRPr="00F42D7C" w:rsidRDefault="007F4FE1" w:rsidP="007F4FE1">
      <w:pPr>
        <w:rPr>
          <w:rFonts w:ascii="Times New Roman" w:hAnsi="Times New Roman" w:cs="Times New Roman"/>
        </w:rPr>
      </w:pPr>
    </w:p>
    <w:tbl>
      <w:tblPr>
        <w:tblStyle w:val="TableGrid"/>
        <w:tblW w:w="0" w:type="auto"/>
        <w:tblLook w:val="04A0" w:firstRow="1" w:lastRow="0" w:firstColumn="1" w:lastColumn="0" w:noHBand="0" w:noVBand="1"/>
      </w:tblPr>
      <w:tblGrid>
        <w:gridCol w:w="2097"/>
        <w:gridCol w:w="2011"/>
        <w:gridCol w:w="2100"/>
        <w:gridCol w:w="2088"/>
      </w:tblGrid>
      <w:tr w:rsidR="007F4FE1" w:rsidRPr="00F42D7C" w14:paraId="7603D146" w14:textId="77777777" w:rsidTr="00D869BA">
        <w:tc>
          <w:tcPr>
            <w:tcW w:w="2097" w:type="dxa"/>
            <w:shd w:val="clear" w:color="auto" w:fill="EDEDED" w:themeFill="accent3" w:themeFillTint="33"/>
          </w:tcPr>
          <w:p w14:paraId="611F4015" w14:textId="77777777" w:rsidR="007F4FE1" w:rsidRPr="00F42D7C" w:rsidRDefault="007F4FE1" w:rsidP="00D869BA">
            <w:pPr>
              <w:jc w:val="center"/>
              <w:rPr>
                <w:rFonts w:ascii="Times New Roman" w:hAnsi="Times New Roman" w:cs="Times New Roman"/>
                <w:b/>
              </w:rPr>
            </w:pPr>
            <w:r w:rsidRPr="00F42D7C">
              <w:rPr>
                <w:rFonts w:ascii="Times New Roman" w:hAnsi="Times New Roman" w:cs="Times New Roman"/>
                <w:b/>
              </w:rPr>
              <w:t>Name:</w:t>
            </w:r>
          </w:p>
        </w:tc>
        <w:tc>
          <w:tcPr>
            <w:tcW w:w="2011" w:type="dxa"/>
          </w:tcPr>
          <w:p w14:paraId="06EA4877" w14:textId="77777777" w:rsidR="007F4FE1" w:rsidRPr="00F42D7C" w:rsidRDefault="007F4FE1" w:rsidP="00D869BA">
            <w:pPr>
              <w:rPr>
                <w:rFonts w:ascii="Times New Roman" w:hAnsi="Times New Roman" w:cs="Times New Roman"/>
              </w:rPr>
            </w:pPr>
            <w:r w:rsidRPr="00F42D7C">
              <w:rPr>
                <w:rFonts w:ascii="Times New Roman" w:hAnsi="Times New Roman" w:cs="Times New Roman"/>
              </w:rPr>
              <w:t>Shuhao</w:t>
            </w:r>
          </w:p>
        </w:tc>
        <w:tc>
          <w:tcPr>
            <w:tcW w:w="2100" w:type="dxa"/>
            <w:shd w:val="clear" w:color="auto" w:fill="EDEDED" w:themeFill="accent3" w:themeFillTint="33"/>
          </w:tcPr>
          <w:p w14:paraId="64EAA0BF" w14:textId="77777777" w:rsidR="007F4FE1" w:rsidRPr="00F42D7C" w:rsidRDefault="007F4FE1" w:rsidP="00D869BA">
            <w:pPr>
              <w:jc w:val="center"/>
              <w:rPr>
                <w:rFonts w:ascii="Times New Roman" w:hAnsi="Times New Roman" w:cs="Times New Roman"/>
                <w:b/>
              </w:rPr>
            </w:pPr>
            <w:r w:rsidRPr="00F42D7C">
              <w:rPr>
                <w:rFonts w:ascii="Times New Roman" w:hAnsi="Times New Roman" w:cs="Times New Roman"/>
                <w:b/>
              </w:rPr>
              <w:t>Interviewer:</w:t>
            </w:r>
          </w:p>
        </w:tc>
        <w:tc>
          <w:tcPr>
            <w:tcW w:w="2088" w:type="dxa"/>
          </w:tcPr>
          <w:p w14:paraId="18259CFA" w14:textId="77777777" w:rsidR="007F4FE1" w:rsidRPr="00F42D7C" w:rsidRDefault="007F4FE1" w:rsidP="00D869BA">
            <w:pPr>
              <w:rPr>
                <w:rFonts w:ascii="Times New Roman" w:hAnsi="Times New Roman" w:cs="Times New Roman"/>
              </w:rPr>
            </w:pPr>
            <w:r w:rsidRPr="00F42D7C">
              <w:rPr>
                <w:rFonts w:ascii="Times New Roman" w:hAnsi="Times New Roman" w:cs="Times New Roman"/>
              </w:rPr>
              <w:t>Alan</w:t>
            </w:r>
          </w:p>
        </w:tc>
      </w:tr>
      <w:tr w:rsidR="007F4FE1" w:rsidRPr="00F42D7C" w14:paraId="7479F6E8" w14:textId="77777777" w:rsidTr="00D869BA">
        <w:tc>
          <w:tcPr>
            <w:tcW w:w="2097" w:type="dxa"/>
            <w:shd w:val="clear" w:color="auto" w:fill="EDEDED" w:themeFill="accent3" w:themeFillTint="33"/>
          </w:tcPr>
          <w:p w14:paraId="0B805BF3" w14:textId="77777777" w:rsidR="007F4FE1" w:rsidRPr="00F42D7C" w:rsidRDefault="007F4FE1" w:rsidP="00D869BA">
            <w:pPr>
              <w:jc w:val="center"/>
              <w:rPr>
                <w:rFonts w:ascii="Times New Roman" w:hAnsi="Times New Roman" w:cs="Times New Roman"/>
                <w:b/>
              </w:rPr>
            </w:pPr>
            <w:r w:rsidRPr="00F42D7C">
              <w:rPr>
                <w:rFonts w:ascii="Times New Roman" w:hAnsi="Times New Roman" w:cs="Times New Roman"/>
                <w:b/>
              </w:rPr>
              <w:t>Occupation:</w:t>
            </w:r>
          </w:p>
        </w:tc>
        <w:tc>
          <w:tcPr>
            <w:tcW w:w="2011" w:type="dxa"/>
          </w:tcPr>
          <w:p w14:paraId="565433F2" w14:textId="77777777" w:rsidR="007F4FE1" w:rsidRPr="00F42D7C" w:rsidRDefault="007F4FE1" w:rsidP="00D869BA">
            <w:pPr>
              <w:rPr>
                <w:rFonts w:ascii="Times New Roman" w:hAnsi="Times New Roman" w:cs="Times New Roman"/>
              </w:rPr>
            </w:pPr>
            <w:r w:rsidRPr="00F42D7C">
              <w:rPr>
                <w:rFonts w:ascii="Times New Roman" w:hAnsi="Times New Roman" w:cs="Times New Roman"/>
              </w:rPr>
              <w:t>Student</w:t>
            </w:r>
          </w:p>
        </w:tc>
        <w:tc>
          <w:tcPr>
            <w:tcW w:w="2100" w:type="dxa"/>
            <w:shd w:val="clear" w:color="auto" w:fill="EDEDED" w:themeFill="accent3" w:themeFillTint="33"/>
          </w:tcPr>
          <w:p w14:paraId="7759AD5E" w14:textId="77777777" w:rsidR="007F4FE1" w:rsidRPr="00F42D7C" w:rsidRDefault="007F4FE1" w:rsidP="00D869BA">
            <w:pPr>
              <w:jc w:val="center"/>
              <w:rPr>
                <w:rFonts w:ascii="Times New Roman" w:hAnsi="Times New Roman" w:cs="Times New Roman"/>
                <w:b/>
              </w:rPr>
            </w:pPr>
            <w:r w:rsidRPr="00F42D7C">
              <w:rPr>
                <w:rFonts w:ascii="Times New Roman" w:hAnsi="Times New Roman" w:cs="Times New Roman"/>
                <w:b/>
              </w:rPr>
              <w:t>Time:</w:t>
            </w:r>
          </w:p>
        </w:tc>
        <w:tc>
          <w:tcPr>
            <w:tcW w:w="2088" w:type="dxa"/>
          </w:tcPr>
          <w:p w14:paraId="465CE2EA" w14:textId="77777777" w:rsidR="007F4FE1" w:rsidRPr="00F42D7C" w:rsidRDefault="007F4FE1" w:rsidP="00D869BA">
            <w:pPr>
              <w:rPr>
                <w:rFonts w:ascii="Times New Roman" w:hAnsi="Times New Roman" w:cs="Times New Roman"/>
              </w:rPr>
            </w:pPr>
            <w:r w:rsidRPr="00F42D7C">
              <w:rPr>
                <w:rFonts w:ascii="Times New Roman" w:hAnsi="Times New Roman" w:cs="Times New Roman"/>
              </w:rPr>
              <w:t>19/10/2017</w:t>
            </w:r>
          </w:p>
        </w:tc>
      </w:tr>
      <w:tr w:rsidR="007F4FE1" w:rsidRPr="00F42D7C" w14:paraId="35C19620" w14:textId="77777777" w:rsidTr="00D869BA">
        <w:tc>
          <w:tcPr>
            <w:tcW w:w="4108" w:type="dxa"/>
            <w:gridSpan w:val="2"/>
            <w:shd w:val="clear" w:color="auto" w:fill="EDEDED" w:themeFill="accent3" w:themeFillTint="33"/>
          </w:tcPr>
          <w:p w14:paraId="06022290" w14:textId="77777777" w:rsidR="007F4FE1" w:rsidRPr="00F42D7C" w:rsidRDefault="007F4FE1" w:rsidP="00D869BA">
            <w:pPr>
              <w:jc w:val="center"/>
              <w:rPr>
                <w:rFonts w:ascii="Times New Roman" w:hAnsi="Times New Roman" w:cs="Times New Roman"/>
                <w:b/>
              </w:rPr>
            </w:pPr>
            <w:r w:rsidRPr="00F42D7C">
              <w:rPr>
                <w:rFonts w:ascii="Times New Roman" w:hAnsi="Times New Roman" w:cs="Times New Roman"/>
                <w:b/>
              </w:rPr>
              <w:t>Background:</w:t>
            </w:r>
          </w:p>
        </w:tc>
        <w:tc>
          <w:tcPr>
            <w:tcW w:w="4188" w:type="dxa"/>
            <w:gridSpan w:val="2"/>
          </w:tcPr>
          <w:p w14:paraId="1AF4A098" w14:textId="77777777" w:rsidR="007F4FE1" w:rsidRPr="00F42D7C" w:rsidRDefault="007F4FE1" w:rsidP="00D869BA">
            <w:pPr>
              <w:rPr>
                <w:rFonts w:ascii="Times New Roman" w:hAnsi="Times New Roman" w:cs="Times New Roman"/>
              </w:rPr>
            </w:pPr>
            <w:r w:rsidRPr="00F42D7C">
              <w:rPr>
                <w:rFonts w:ascii="Times New Roman" w:hAnsi="Times New Roman" w:cs="Times New Roman"/>
              </w:rPr>
              <w:t>Irrelevant users</w:t>
            </w:r>
          </w:p>
        </w:tc>
      </w:tr>
      <w:tr w:rsidR="007F4FE1" w:rsidRPr="00F42D7C" w14:paraId="79D297B2" w14:textId="77777777" w:rsidTr="00633433">
        <w:trPr>
          <w:trHeight w:val="3356"/>
        </w:trPr>
        <w:tc>
          <w:tcPr>
            <w:tcW w:w="8296" w:type="dxa"/>
            <w:gridSpan w:val="4"/>
          </w:tcPr>
          <w:p w14:paraId="5EA91839" w14:textId="77777777" w:rsidR="007F4FE1" w:rsidRPr="00F42D7C" w:rsidRDefault="007F4FE1" w:rsidP="00D869BA">
            <w:pPr>
              <w:rPr>
                <w:rFonts w:ascii="Times New Roman" w:hAnsi="Times New Roman" w:cs="Times New Roman"/>
                <w:b/>
              </w:rPr>
            </w:pPr>
            <w:r w:rsidRPr="00F42D7C">
              <w:rPr>
                <w:rFonts w:ascii="Times New Roman" w:hAnsi="Times New Roman" w:cs="Times New Roman"/>
                <w:b/>
              </w:rPr>
              <w:t>Interview content:</w:t>
            </w:r>
          </w:p>
          <w:p w14:paraId="1813314E" w14:textId="77777777" w:rsidR="007F4FE1" w:rsidRPr="00F42D7C" w:rsidRDefault="007F4FE1" w:rsidP="00D869BA">
            <w:pPr>
              <w:rPr>
                <w:rFonts w:ascii="Times New Roman" w:hAnsi="Times New Roman" w:cs="Times New Roman"/>
              </w:rPr>
            </w:pPr>
            <w:r w:rsidRPr="00F42D7C">
              <w:rPr>
                <w:rFonts w:ascii="Times New Roman" w:hAnsi="Times New Roman" w:cs="Times New Roman"/>
              </w:rPr>
              <w:t>Hello. My name’s shuhao. I’m student.</w:t>
            </w:r>
          </w:p>
          <w:p w14:paraId="335734B6" w14:textId="77777777" w:rsidR="007F4FE1" w:rsidRPr="00F42D7C" w:rsidRDefault="007F4FE1" w:rsidP="00D869BA">
            <w:pPr>
              <w:rPr>
                <w:rFonts w:ascii="Times New Roman" w:hAnsi="Times New Roman" w:cs="Times New Roman"/>
              </w:rPr>
            </w:pPr>
            <w:r w:rsidRPr="00F42D7C">
              <w:rPr>
                <w:rFonts w:ascii="Times New Roman" w:hAnsi="Times New Roman" w:cs="Times New Roman"/>
              </w:rPr>
              <w:t>Today, I attend this Interview for Group 30’s visualizations.</w:t>
            </w:r>
          </w:p>
          <w:p w14:paraId="338DE683" w14:textId="77777777" w:rsidR="007F4FE1" w:rsidRPr="00F42D7C" w:rsidRDefault="007F4FE1" w:rsidP="00D869BA">
            <w:pPr>
              <w:rPr>
                <w:rFonts w:ascii="Times New Roman" w:hAnsi="Times New Roman" w:cs="Times New Roman"/>
                <w:lang w:val="en-US"/>
              </w:rPr>
            </w:pPr>
            <w:r w:rsidRPr="00F42D7C">
              <w:rPr>
                <w:rFonts w:ascii="Times New Roman" w:hAnsi="Times New Roman" w:cs="Times New Roman"/>
              </w:rPr>
              <w:t xml:space="preserve">At first, when I read the overall visualization, the graph is very clear and informative. It </w:t>
            </w:r>
            <w:r w:rsidR="00633433" w:rsidRPr="00F42D7C">
              <w:rPr>
                <w:rFonts w:ascii="Times New Roman" w:hAnsi="Times New Roman" w:cs="Times New Roman"/>
              </w:rPr>
              <w:t>involves</w:t>
            </w:r>
            <w:r w:rsidRPr="00F42D7C">
              <w:rPr>
                <w:rFonts w:ascii="Times New Roman" w:hAnsi="Times New Roman" w:cs="Times New Roman"/>
              </w:rPr>
              <w:t xml:space="preserve"> plenty of information about flight line and delay reasons, something like that.</w:t>
            </w:r>
          </w:p>
          <w:p w14:paraId="65D0F280" w14:textId="77777777" w:rsidR="007F4FE1" w:rsidRPr="00F42D7C" w:rsidRDefault="007F4FE1" w:rsidP="00D869BA">
            <w:pPr>
              <w:rPr>
                <w:rFonts w:ascii="Times New Roman" w:hAnsi="Times New Roman" w:cs="Times New Roman"/>
              </w:rPr>
            </w:pPr>
            <w:r w:rsidRPr="00F42D7C">
              <w:rPr>
                <w:rFonts w:ascii="Times New Roman" w:hAnsi="Times New Roman" w:cs="Times New Roman"/>
              </w:rPr>
              <w:t xml:space="preserve">According to the first visualization, I can easily figure out when is the best month to go travelling actually. Each day is represented by squares and shows flight delay for the day. </w:t>
            </w:r>
          </w:p>
          <w:p w14:paraId="1BF3FA36" w14:textId="77777777" w:rsidR="007F4FE1" w:rsidRPr="00F42D7C" w:rsidRDefault="007F4FE1" w:rsidP="00633433">
            <w:pPr>
              <w:rPr>
                <w:rFonts w:ascii="Times New Roman" w:hAnsi="Times New Roman" w:cs="Times New Roman"/>
              </w:rPr>
            </w:pPr>
            <w:r w:rsidRPr="00F42D7C">
              <w:rPr>
                <w:rFonts w:ascii="Times New Roman" w:hAnsi="Times New Roman" w:cs="Times New Roman"/>
              </w:rPr>
              <w:t xml:space="preserve">Two </w:t>
            </w:r>
            <w:r w:rsidR="00633433" w:rsidRPr="00F42D7C">
              <w:rPr>
                <w:rFonts w:ascii="Times New Roman" w:hAnsi="Times New Roman" w:cs="Times New Roman"/>
              </w:rPr>
              <w:t>maps</w:t>
            </w:r>
            <w:r w:rsidRPr="00F42D7C">
              <w:rPr>
                <w:rFonts w:ascii="Times New Roman" w:hAnsi="Times New Roman" w:cs="Times New Roman"/>
              </w:rPr>
              <w:t xml:space="preserve"> </w:t>
            </w:r>
            <w:r w:rsidR="00633433">
              <w:rPr>
                <w:rFonts w:ascii="Times New Roman" w:hAnsi="Times New Roman" w:cs="Times New Roman"/>
              </w:rPr>
              <w:t>are very attracting</w:t>
            </w:r>
            <w:r w:rsidRPr="00F42D7C">
              <w:rPr>
                <w:rFonts w:ascii="Times New Roman" w:hAnsi="Times New Roman" w:cs="Times New Roman"/>
              </w:rPr>
              <w:t>.</w:t>
            </w:r>
            <w:r w:rsidR="00633433">
              <w:rPr>
                <w:rFonts w:ascii="Times New Roman" w:hAnsi="Times New Roman" w:cs="Times New Roman"/>
              </w:rPr>
              <w:t xml:space="preserve"> </w:t>
            </w:r>
            <w:r w:rsidRPr="00F42D7C">
              <w:rPr>
                <w:rFonts w:ascii="Times New Roman" w:hAnsi="Times New Roman" w:cs="Times New Roman"/>
              </w:rPr>
              <w:t>Followed by that, what I can call that? Bubble chart. Actually, I don’t see that kind of chart before. The appearance is very new.</w:t>
            </w:r>
          </w:p>
        </w:tc>
      </w:tr>
      <w:tr w:rsidR="007F4FE1" w:rsidRPr="00F42D7C" w14:paraId="6F5C3E35" w14:textId="77777777" w:rsidTr="00D869BA">
        <w:tc>
          <w:tcPr>
            <w:tcW w:w="8296" w:type="dxa"/>
            <w:gridSpan w:val="4"/>
          </w:tcPr>
          <w:p w14:paraId="1F127CB4" w14:textId="77777777" w:rsidR="007F4FE1" w:rsidRPr="00F42D7C" w:rsidRDefault="007F4FE1" w:rsidP="00D869BA">
            <w:pPr>
              <w:rPr>
                <w:rFonts w:ascii="Times New Roman" w:hAnsi="Times New Roman" w:cs="Times New Roman"/>
              </w:rPr>
            </w:pPr>
            <w:r w:rsidRPr="00F42D7C">
              <w:rPr>
                <w:rFonts w:ascii="Times New Roman" w:hAnsi="Times New Roman" w:cs="Times New Roman"/>
                <w:b/>
              </w:rPr>
              <w:t xml:space="preserve">Suggestion: </w:t>
            </w:r>
            <w:r w:rsidRPr="00F42D7C">
              <w:rPr>
                <w:rFonts w:ascii="Times New Roman" w:hAnsi="Times New Roman" w:cs="Times New Roman"/>
              </w:rPr>
              <w:t xml:space="preserve">At last, I may give some suggestions. That is, the visualization </w:t>
            </w:r>
            <w:r w:rsidR="00633433">
              <w:rPr>
                <w:rFonts w:ascii="Times New Roman" w:hAnsi="Times New Roman" w:cs="Times New Roman"/>
              </w:rPr>
              <w:t>is</w:t>
            </w:r>
            <w:r w:rsidRPr="00F42D7C">
              <w:rPr>
                <w:rFonts w:ascii="Times New Roman" w:hAnsi="Times New Roman" w:cs="Times New Roman"/>
              </w:rPr>
              <w:t xml:space="preserve"> tough and complex. If you could simply it, it could be better.</w:t>
            </w:r>
          </w:p>
          <w:p w14:paraId="2346D4BE" w14:textId="77777777" w:rsidR="007F4FE1" w:rsidRPr="00F42D7C" w:rsidRDefault="007F4FE1" w:rsidP="00D869BA">
            <w:pPr>
              <w:rPr>
                <w:rFonts w:ascii="Times New Roman" w:hAnsi="Times New Roman" w:cs="Times New Roman"/>
              </w:rPr>
            </w:pPr>
          </w:p>
        </w:tc>
      </w:tr>
    </w:tbl>
    <w:p w14:paraId="40CB7881" w14:textId="77777777" w:rsidR="007F4FE1" w:rsidRDefault="007F4FE1" w:rsidP="007F4FE1">
      <w:pPr>
        <w:rPr>
          <w:rFonts w:ascii="Times New Roman" w:hAnsi="Times New Roman" w:cs="Times New Roman"/>
        </w:rPr>
      </w:pPr>
    </w:p>
    <w:tbl>
      <w:tblPr>
        <w:tblStyle w:val="TableGrid"/>
        <w:tblW w:w="0" w:type="auto"/>
        <w:tblLook w:val="04A0" w:firstRow="1" w:lastRow="0" w:firstColumn="1" w:lastColumn="0" w:noHBand="0" w:noVBand="1"/>
      </w:tblPr>
      <w:tblGrid>
        <w:gridCol w:w="2097"/>
        <w:gridCol w:w="2011"/>
        <w:gridCol w:w="2100"/>
        <w:gridCol w:w="2088"/>
      </w:tblGrid>
      <w:tr w:rsidR="00E25347" w:rsidRPr="00F42D7C" w14:paraId="2831F862" w14:textId="77777777" w:rsidTr="00D869BA">
        <w:tc>
          <w:tcPr>
            <w:tcW w:w="2097" w:type="dxa"/>
            <w:shd w:val="clear" w:color="auto" w:fill="EDEDED" w:themeFill="accent3" w:themeFillTint="33"/>
          </w:tcPr>
          <w:p w14:paraId="58DAD370" w14:textId="77777777" w:rsidR="00E25347" w:rsidRPr="00F42D7C" w:rsidRDefault="00E25347" w:rsidP="00D869BA">
            <w:pPr>
              <w:jc w:val="center"/>
              <w:rPr>
                <w:rFonts w:ascii="Times New Roman" w:hAnsi="Times New Roman" w:cs="Times New Roman"/>
                <w:b/>
              </w:rPr>
            </w:pPr>
            <w:r w:rsidRPr="00F42D7C">
              <w:rPr>
                <w:rFonts w:ascii="Times New Roman" w:hAnsi="Times New Roman" w:cs="Times New Roman"/>
                <w:b/>
              </w:rPr>
              <w:t>Name:</w:t>
            </w:r>
          </w:p>
        </w:tc>
        <w:tc>
          <w:tcPr>
            <w:tcW w:w="2011" w:type="dxa"/>
          </w:tcPr>
          <w:p w14:paraId="5DEE6313" w14:textId="77777777" w:rsidR="00E25347" w:rsidRDefault="00E25347" w:rsidP="00D869BA">
            <w:r>
              <w:t>Rookit</w:t>
            </w:r>
          </w:p>
        </w:tc>
        <w:tc>
          <w:tcPr>
            <w:tcW w:w="2100" w:type="dxa"/>
            <w:shd w:val="clear" w:color="auto" w:fill="EDEDED" w:themeFill="accent3" w:themeFillTint="33"/>
          </w:tcPr>
          <w:p w14:paraId="1D5BC59E" w14:textId="77777777" w:rsidR="00E25347" w:rsidRPr="00F42D7C" w:rsidRDefault="00E25347" w:rsidP="00D869BA">
            <w:pPr>
              <w:jc w:val="center"/>
              <w:rPr>
                <w:rFonts w:ascii="Times New Roman" w:hAnsi="Times New Roman" w:cs="Times New Roman"/>
                <w:b/>
              </w:rPr>
            </w:pPr>
            <w:r w:rsidRPr="00F42D7C">
              <w:rPr>
                <w:rFonts w:ascii="Times New Roman" w:hAnsi="Times New Roman" w:cs="Times New Roman"/>
                <w:b/>
              </w:rPr>
              <w:t>Interviewer:</w:t>
            </w:r>
          </w:p>
        </w:tc>
        <w:tc>
          <w:tcPr>
            <w:tcW w:w="2088" w:type="dxa"/>
          </w:tcPr>
          <w:p w14:paraId="64B8FF96" w14:textId="77777777" w:rsidR="00E25347" w:rsidRPr="00F42D7C" w:rsidRDefault="00E25347" w:rsidP="00D869BA">
            <w:pPr>
              <w:rPr>
                <w:rFonts w:ascii="Times New Roman" w:hAnsi="Times New Roman" w:cs="Times New Roman"/>
              </w:rPr>
            </w:pPr>
            <w:r w:rsidRPr="00F42D7C">
              <w:rPr>
                <w:rFonts w:ascii="Times New Roman" w:hAnsi="Times New Roman" w:cs="Times New Roman"/>
              </w:rPr>
              <w:t>Alan</w:t>
            </w:r>
          </w:p>
        </w:tc>
      </w:tr>
      <w:tr w:rsidR="00E25347" w:rsidRPr="00F42D7C" w14:paraId="6B9E1A63" w14:textId="77777777" w:rsidTr="00D869BA">
        <w:tc>
          <w:tcPr>
            <w:tcW w:w="2097" w:type="dxa"/>
            <w:shd w:val="clear" w:color="auto" w:fill="EDEDED" w:themeFill="accent3" w:themeFillTint="33"/>
          </w:tcPr>
          <w:p w14:paraId="201287BE" w14:textId="77777777" w:rsidR="00E25347" w:rsidRPr="00F42D7C" w:rsidRDefault="00E25347" w:rsidP="00D869BA">
            <w:pPr>
              <w:jc w:val="center"/>
              <w:rPr>
                <w:rFonts w:ascii="Times New Roman" w:hAnsi="Times New Roman" w:cs="Times New Roman"/>
                <w:b/>
              </w:rPr>
            </w:pPr>
            <w:r w:rsidRPr="00F42D7C">
              <w:rPr>
                <w:rFonts w:ascii="Times New Roman" w:hAnsi="Times New Roman" w:cs="Times New Roman"/>
                <w:b/>
              </w:rPr>
              <w:t>Occupation:</w:t>
            </w:r>
          </w:p>
        </w:tc>
        <w:tc>
          <w:tcPr>
            <w:tcW w:w="2011" w:type="dxa"/>
          </w:tcPr>
          <w:p w14:paraId="01EE4A16" w14:textId="77777777" w:rsidR="00E25347" w:rsidRDefault="00E25347" w:rsidP="00D869BA">
            <w:r>
              <w:t>Student</w:t>
            </w:r>
          </w:p>
        </w:tc>
        <w:tc>
          <w:tcPr>
            <w:tcW w:w="2100" w:type="dxa"/>
            <w:shd w:val="clear" w:color="auto" w:fill="EDEDED" w:themeFill="accent3" w:themeFillTint="33"/>
          </w:tcPr>
          <w:p w14:paraId="2D9CDB1A" w14:textId="77777777" w:rsidR="00E25347" w:rsidRPr="00F42D7C" w:rsidRDefault="00E25347" w:rsidP="00D869BA">
            <w:pPr>
              <w:jc w:val="center"/>
              <w:rPr>
                <w:rFonts w:ascii="Times New Roman" w:hAnsi="Times New Roman" w:cs="Times New Roman"/>
                <w:b/>
              </w:rPr>
            </w:pPr>
            <w:r w:rsidRPr="00F42D7C">
              <w:rPr>
                <w:rFonts w:ascii="Times New Roman" w:hAnsi="Times New Roman" w:cs="Times New Roman"/>
                <w:b/>
              </w:rPr>
              <w:t>Time:</w:t>
            </w:r>
          </w:p>
        </w:tc>
        <w:tc>
          <w:tcPr>
            <w:tcW w:w="2088" w:type="dxa"/>
          </w:tcPr>
          <w:p w14:paraId="758E3542" w14:textId="77777777" w:rsidR="00E25347" w:rsidRPr="00F42D7C" w:rsidRDefault="00E25347" w:rsidP="00D869BA">
            <w:pPr>
              <w:rPr>
                <w:rFonts w:ascii="Times New Roman" w:hAnsi="Times New Roman" w:cs="Times New Roman"/>
              </w:rPr>
            </w:pPr>
            <w:r w:rsidRPr="00F42D7C">
              <w:rPr>
                <w:rFonts w:ascii="Times New Roman" w:hAnsi="Times New Roman" w:cs="Times New Roman"/>
              </w:rPr>
              <w:t>19/10/2017</w:t>
            </w:r>
          </w:p>
        </w:tc>
      </w:tr>
      <w:tr w:rsidR="00E25347" w:rsidRPr="00F42D7C" w14:paraId="5D96120F" w14:textId="77777777" w:rsidTr="00D869BA">
        <w:tc>
          <w:tcPr>
            <w:tcW w:w="4108" w:type="dxa"/>
            <w:gridSpan w:val="2"/>
            <w:shd w:val="clear" w:color="auto" w:fill="EDEDED" w:themeFill="accent3" w:themeFillTint="33"/>
          </w:tcPr>
          <w:p w14:paraId="2B673A15" w14:textId="77777777" w:rsidR="00E25347" w:rsidRPr="00F42D7C" w:rsidRDefault="00E25347" w:rsidP="00D869BA">
            <w:pPr>
              <w:jc w:val="center"/>
              <w:rPr>
                <w:rFonts w:ascii="Times New Roman" w:hAnsi="Times New Roman" w:cs="Times New Roman"/>
                <w:b/>
              </w:rPr>
            </w:pPr>
            <w:r w:rsidRPr="00F42D7C">
              <w:rPr>
                <w:rFonts w:ascii="Times New Roman" w:hAnsi="Times New Roman" w:cs="Times New Roman"/>
                <w:b/>
              </w:rPr>
              <w:t>Background:</w:t>
            </w:r>
          </w:p>
        </w:tc>
        <w:tc>
          <w:tcPr>
            <w:tcW w:w="4188" w:type="dxa"/>
            <w:gridSpan w:val="2"/>
          </w:tcPr>
          <w:p w14:paraId="322C03AF" w14:textId="77777777" w:rsidR="00E25347" w:rsidRPr="00F42D7C" w:rsidRDefault="00E25347" w:rsidP="00D869BA">
            <w:pPr>
              <w:rPr>
                <w:rFonts w:ascii="Times New Roman" w:hAnsi="Times New Roman" w:cs="Times New Roman"/>
              </w:rPr>
            </w:pPr>
            <w:r w:rsidRPr="00F42D7C">
              <w:rPr>
                <w:rFonts w:ascii="Times New Roman" w:hAnsi="Times New Roman" w:cs="Times New Roman"/>
              </w:rPr>
              <w:t>Irrelevant users</w:t>
            </w:r>
          </w:p>
        </w:tc>
      </w:tr>
      <w:tr w:rsidR="00545D4C" w:rsidRPr="00F42D7C" w14:paraId="7B0C2A4F" w14:textId="77777777" w:rsidTr="00633433">
        <w:trPr>
          <w:trHeight w:val="2429"/>
        </w:trPr>
        <w:tc>
          <w:tcPr>
            <w:tcW w:w="8296" w:type="dxa"/>
            <w:gridSpan w:val="4"/>
          </w:tcPr>
          <w:p w14:paraId="613FC035" w14:textId="77777777" w:rsidR="00545D4C" w:rsidRPr="00545D4C" w:rsidRDefault="00545D4C" w:rsidP="00D869BA">
            <w:pPr>
              <w:rPr>
                <w:rFonts w:ascii="Times New Roman" w:hAnsi="Times New Roman" w:cs="Times New Roman"/>
              </w:rPr>
            </w:pPr>
            <w:r w:rsidRPr="00545D4C">
              <w:rPr>
                <w:rFonts w:ascii="Times New Roman" w:hAnsi="Times New Roman" w:cs="Times New Roman"/>
              </w:rPr>
              <w:t xml:space="preserve">My name’s Rookit. </w:t>
            </w:r>
          </w:p>
          <w:p w14:paraId="65BDADA2" w14:textId="77777777" w:rsidR="00545D4C" w:rsidRPr="00545D4C" w:rsidRDefault="00633433" w:rsidP="00633433">
            <w:pPr>
              <w:rPr>
                <w:rFonts w:ascii="Times New Roman" w:hAnsi="Times New Roman" w:cs="Times New Roman"/>
              </w:rPr>
            </w:pPr>
            <w:r>
              <w:rPr>
                <w:rFonts w:ascii="Times New Roman" w:hAnsi="Times New Roman" w:cs="Times New Roman"/>
              </w:rPr>
              <w:t>Lot of information on single page</w:t>
            </w:r>
            <w:r w:rsidR="00545D4C" w:rsidRPr="00545D4C">
              <w:rPr>
                <w:rFonts w:ascii="Times New Roman" w:hAnsi="Times New Roman" w:cs="Times New Roman"/>
              </w:rPr>
              <w:t>.</w:t>
            </w:r>
            <w:r>
              <w:rPr>
                <w:rFonts w:ascii="Times New Roman" w:hAnsi="Times New Roman" w:cs="Times New Roman"/>
              </w:rPr>
              <w:t xml:space="preserve"> After explaining about each graph,</w:t>
            </w:r>
            <w:r w:rsidR="00545D4C" w:rsidRPr="00545D4C">
              <w:rPr>
                <w:rFonts w:ascii="Times New Roman" w:hAnsi="Times New Roman" w:cs="Times New Roman"/>
              </w:rPr>
              <w:t xml:space="preserve"> I can find when airline or airport could be busy. I like that graph, which show the different sizes of the airports and the plenty of connects between each airport. Different </w:t>
            </w:r>
            <w:r w:rsidRPr="00545D4C">
              <w:rPr>
                <w:rFonts w:ascii="Times New Roman" w:hAnsi="Times New Roman" w:cs="Times New Roman"/>
              </w:rPr>
              <w:t>colour</w:t>
            </w:r>
            <w:r w:rsidR="00545D4C" w:rsidRPr="00545D4C">
              <w:rPr>
                <w:rFonts w:ascii="Times New Roman" w:hAnsi="Times New Roman" w:cs="Times New Roman"/>
              </w:rPr>
              <w:t xml:space="preserve"> was used to show the different busy level. </w:t>
            </w:r>
          </w:p>
          <w:p w14:paraId="38BB0DC6" w14:textId="77777777" w:rsidR="00545D4C" w:rsidRDefault="00545D4C" w:rsidP="00633433">
            <w:r w:rsidRPr="00545D4C">
              <w:rPr>
                <w:rFonts w:ascii="Times New Roman" w:hAnsi="Times New Roman" w:cs="Times New Roman"/>
              </w:rPr>
              <w:t xml:space="preserve">However, I can’t understand that graph with spots clearly. Then after he told me what it is. I can understand it almost. </w:t>
            </w:r>
          </w:p>
        </w:tc>
      </w:tr>
      <w:tr w:rsidR="00545D4C" w:rsidRPr="00F42D7C" w14:paraId="4274B5F7" w14:textId="77777777" w:rsidTr="00D869BA">
        <w:tc>
          <w:tcPr>
            <w:tcW w:w="8296" w:type="dxa"/>
            <w:gridSpan w:val="4"/>
          </w:tcPr>
          <w:p w14:paraId="1CC0208C" w14:textId="77777777" w:rsidR="00545D4C" w:rsidRPr="00633433" w:rsidRDefault="00545D4C" w:rsidP="00545D4C">
            <w:pPr>
              <w:rPr>
                <w:rFonts w:ascii="Times New Roman" w:hAnsi="Times New Roman" w:cs="Times New Roman"/>
              </w:rPr>
            </w:pPr>
            <w:r w:rsidRPr="00633433">
              <w:rPr>
                <w:rFonts w:ascii="Times New Roman" w:hAnsi="Times New Roman" w:cs="Times New Roman"/>
                <w:b/>
              </w:rPr>
              <w:t>Suggestion:</w:t>
            </w:r>
            <w:r w:rsidRPr="00633433">
              <w:rPr>
                <w:rFonts w:ascii="Times New Roman" w:hAnsi="Times New Roman" w:cs="Times New Roman"/>
              </w:rPr>
              <w:t xml:space="preserve"> The visualization could be excellent. If you guy can add more explanation, it could be better.</w:t>
            </w:r>
          </w:p>
          <w:p w14:paraId="11AD5A7A" w14:textId="77777777" w:rsidR="00545D4C" w:rsidRPr="00F42D7C" w:rsidRDefault="00545D4C" w:rsidP="00545D4C">
            <w:pPr>
              <w:rPr>
                <w:rFonts w:ascii="Times New Roman" w:hAnsi="Times New Roman" w:cs="Times New Roman"/>
              </w:rPr>
            </w:pPr>
          </w:p>
        </w:tc>
      </w:tr>
    </w:tbl>
    <w:p w14:paraId="12758EB0" w14:textId="77777777" w:rsidR="00E25347" w:rsidRDefault="00E25347" w:rsidP="007F4FE1">
      <w:pPr>
        <w:rPr>
          <w:rFonts w:ascii="Times New Roman" w:hAnsi="Times New Roman" w:cs="Times New Roman"/>
        </w:rPr>
      </w:pPr>
    </w:p>
    <w:p w14:paraId="42EFB421" w14:textId="77777777" w:rsidR="00633433" w:rsidRDefault="00633433" w:rsidP="007F4FE1">
      <w:pPr>
        <w:rPr>
          <w:rFonts w:ascii="Times New Roman" w:hAnsi="Times New Roman" w:cs="Times New Roman"/>
        </w:rPr>
      </w:pPr>
    </w:p>
    <w:p w14:paraId="00DE26B1" w14:textId="77777777" w:rsidR="00633433" w:rsidRDefault="00633433" w:rsidP="007F4FE1">
      <w:pPr>
        <w:rPr>
          <w:rFonts w:ascii="Times New Roman" w:hAnsi="Times New Roman" w:cs="Times New Roman"/>
        </w:rPr>
      </w:pPr>
    </w:p>
    <w:p w14:paraId="657EF977" w14:textId="77777777" w:rsidR="00633433" w:rsidRDefault="00633433" w:rsidP="007F4FE1">
      <w:pPr>
        <w:rPr>
          <w:rFonts w:ascii="Times New Roman" w:hAnsi="Times New Roman" w:cs="Times New Roman"/>
        </w:rPr>
      </w:pPr>
    </w:p>
    <w:p w14:paraId="533527AB" w14:textId="77777777" w:rsidR="00633433" w:rsidRDefault="00633433" w:rsidP="007F4FE1">
      <w:pPr>
        <w:rPr>
          <w:rFonts w:ascii="Times New Roman" w:hAnsi="Times New Roman" w:cs="Times New Roman"/>
        </w:rPr>
      </w:pPr>
    </w:p>
    <w:p w14:paraId="393F9D78" w14:textId="77777777" w:rsidR="00633433" w:rsidRDefault="00633433" w:rsidP="007F4FE1">
      <w:pPr>
        <w:rPr>
          <w:rFonts w:ascii="Times New Roman" w:hAnsi="Times New Roman" w:cs="Times New Roman"/>
        </w:rPr>
      </w:pPr>
    </w:p>
    <w:p w14:paraId="5888CFF8" w14:textId="77777777" w:rsidR="00633433" w:rsidRDefault="00633433" w:rsidP="007F4FE1">
      <w:pPr>
        <w:rPr>
          <w:rFonts w:ascii="Times New Roman" w:hAnsi="Times New Roman" w:cs="Times New Roman"/>
        </w:rPr>
      </w:pPr>
    </w:p>
    <w:p w14:paraId="139F52F6" w14:textId="77777777" w:rsidR="00633433" w:rsidRDefault="00633433" w:rsidP="007F4FE1">
      <w:pPr>
        <w:rPr>
          <w:rFonts w:ascii="Times New Roman" w:hAnsi="Times New Roman" w:cs="Times New Roman"/>
        </w:rPr>
      </w:pPr>
    </w:p>
    <w:p w14:paraId="623E5020" w14:textId="77777777" w:rsidR="00633433" w:rsidRDefault="00633433" w:rsidP="007F4FE1">
      <w:pPr>
        <w:rPr>
          <w:rFonts w:ascii="Times New Roman" w:hAnsi="Times New Roman" w:cs="Times New Roman"/>
        </w:rPr>
      </w:pPr>
    </w:p>
    <w:p w14:paraId="0B94D4A3" w14:textId="77777777" w:rsidR="007F4FE1" w:rsidRPr="00F42D7C" w:rsidRDefault="007F4FE1" w:rsidP="007F4FE1">
      <w:pPr>
        <w:rPr>
          <w:rFonts w:ascii="Times New Roman" w:hAnsi="Times New Roman" w:cs="Times New Roman"/>
          <w:b/>
          <w:bCs/>
          <w:color w:val="0000FF"/>
          <w:sz w:val="28"/>
          <w:szCs w:val="28"/>
          <w:u w:val="single"/>
        </w:rPr>
      </w:pPr>
      <w:r w:rsidRPr="00F42D7C">
        <w:rPr>
          <w:rFonts w:ascii="Times New Roman" w:hAnsi="Times New Roman" w:cs="Times New Roman"/>
          <w:b/>
          <w:bCs/>
          <w:color w:val="0000FF"/>
          <w:sz w:val="28"/>
          <w:szCs w:val="28"/>
          <w:u w:val="single"/>
        </w:rPr>
        <w:lastRenderedPageBreak/>
        <w:t>Meeting Minutes:</w:t>
      </w:r>
    </w:p>
    <w:p w14:paraId="67AE321A" w14:textId="77777777" w:rsidR="007F4FE1" w:rsidRPr="00F42D7C" w:rsidRDefault="007F4FE1" w:rsidP="007F4FE1">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6687"/>
      </w:tblGrid>
      <w:tr w:rsidR="00C178B1" w:rsidRPr="00F42D7C" w14:paraId="3EF11347" w14:textId="77777777" w:rsidTr="007F4FE1">
        <w:trPr>
          <w:trHeight w:val="728"/>
        </w:trPr>
        <w:tc>
          <w:tcPr>
            <w:tcW w:w="9558" w:type="dxa"/>
            <w:gridSpan w:val="2"/>
            <w:vAlign w:val="center"/>
          </w:tcPr>
          <w:p w14:paraId="20C4F4D3"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Kick off Meeting Minutes</w:t>
            </w:r>
            <w:r w:rsidR="002F0AF0" w:rsidRPr="00F42D7C">
              <w:rPr>
                <w:rFonts w:ascii="Times New Roman" w:hAnsi="Times New Roman" w:cs="Times New Roman"/>
                <w:b/>
                <w:bCs/>
                <w:color w:val="0000FF"/>
                <w:sz w:val="24"/>
                <w:u w:val="single"/>
              </w:rPr>
              <w:t>-Week7</w:t>
            </w:r>
          </w:p>
        </w:tc>
      </w:tr>
      <w:tr w:rsidR="00C178B1" w:rsidRPr="00F42D7C" w14:paraId="3D54B11F" w14:textId="77777777" w:rsidTr="00C178B1">
        <w:tc>
          <w:tcPr>
            <w:tcW w:w="1809" w:type="dxa"/>
          </w:tcPr>
          <w:p w14:paraId="417D4F5A"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7749" w:type="dxa"/>
          </w:tcPr>
          <w:p w14:paraId="7F5A1140" w14:textId="77777777" w:rsidR="00C178B1" w:rsidRPr="00F42D7C" w:rsidRDefault="00C178B1" w:rsidP="00C178B1">
            <w:pPr>
              <w:rPr>
                <w:rFonts w:ascii="Times New Roman" w:hAnsi="Times New Roman" w:cs="Times New Roman"/>
                <w:sz w:val="28"/>
                <w:szCs w:val="28"/>
              </w:rPr>
            </w:pPr>
            <w:bookmarkStart w:id="125" w:name="date"/>
            <w:r w:rsidRPr="00F42D7C">
              <w:rPr>
                <w:rFonts w:ascii="Times New Roman" w:hAnsi="Times New Roman" w:cs="Times New Roman"/>
                <w:sz w:val="28"/>
                <w:szCs w:val="28"/>
              </w:rPr>
              <w:t>14September 20</w:t>
            </w:r>
            <w:bookmarkEnd w:id="125"/>
            <w:r w:rsidRPr="00F42D7C">
              <w:rPr>
                <w:rFonts w:ascii="Times New Roman" w:hAnsi="Times New Roman" w:cs="Times New Roman"/>
                <w:sz w:val="28"/>
                <w:szCs w:val="28"/>
              </w:rPr>
              <w:t>17</w:t>
            </w:r>
          </w:p>
        </w:tc>
      </w:tr>
    </w:tbl>
    <w:p w14:paraId="751BC940" w14:textId="77777777" w:rsidR="00C178B1" w:rsidRPr="00F42D7C" w:rsidRDefault="00C178B1" w:rsidP="00D869BA">
      <w:pPr>
        <w:spacing w:beforeLines="50" w:before="156" w:afterLines="50" w:after="156"/>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1E0" w:firstRow="1" w:lastRow="1" w:firstColumn="1" w:lastColumn="1" w:noHBand="0" w:noVBand="0"/>
      </w:tblPr>
      <w:tblGrid>
        <w:gridCol w:w="1555"/>
        <w:gridCol w:w="850"/>
        <w:gridCol w:w="2268"/>
        <w:gridCol w:w="709"/>
        <w:gridCol w:w="2126"/>
        <w:gridCol w:w="851"/>
      </w:tblGrid>
      <w:tr w:rsidR="00C178B1" w:rsidRPr="00F42D7C" w14:paraId="1BE04677" w14:textId="77777777" w:rsidTr="00B91C8A">
        <w:tc>
          <w:tcPr>
            <w:tcW w:w="1555" w:type="dxa"/>
            <w:vAlign w:val="bottom"/>
          </w:tcPr>
          <w:p w14:paraId="46049808"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850" w:type="dxa"/>
          </w:tcPr>
          <w:p w14:paraId="39494772"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268" w:type="dxa"/>
            <w:vAlign w:val="center"/>
          </w:tcPr>
          <w:p w14:paraId="4B46A067"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A6654D"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709" w:type="dxa"/>
          </w:tcPr>
          <w:p w14:paraId="6F846DE6"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126" w:type="dxa"/>
            <w:vAlign w:val="center"/>
          </w:tcPr>
          <w:p w14:paraId="467912A1"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851" w:type="dxa"/>
          </w:tcPr>
          <w:p w14:paraId="2DCC90EB"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757BAB49" w14:textId="77777777" w:rsidTr="00B91C8A">
        <w:tc>
          <w:tcPr>
            <w:tcW w:w="1555" w:type="dxa"/>
            <w:vAlign w:val="bottom"/>
          </w:tcPr>
          <w:p w14:paraId="05FBF476"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Zhang</w:t>
            </w:r>
          </w:p>
        </w:tc>
        <w:tc>
          <w:tcPr>
            <w:tcW w:w="850" w:type="dxa"/>
          </w:tcPr>
          <w:p w14:paraId="2DDE134F"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268" w:type="dxa"/>
            <w:vAlign w:val="bottom"/>
          </w:tcPr>
          <w:p w14:paraId="3B977945"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709" w:type="dxa"/>
          </w:tcPr>
          <w:p w14:paraId="3D140F0E"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126" w:type="dxa"/>
            <w:vAlign w:val="bottom"/>
          </w:tcPr>
          <w:p w14:paraId="45924E66"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851" w:type="dxa"/>
          </w:tcPr>
          <w:p w14:paraId="18D66F61"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24670190"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firstRow="0" w:lastRow="0" w:firstColumn="0" w:lastColumn="0" w:noHBand="0" w:noVBand="0"/>
      </w:tblPr>
      <w:tblGrid>
        <w:gridCol w:w="1555"/>
        <w:gridCol w:w="254"/>
        <w:gridCol w:w="6550"/>
      </w:tblGrid>
      <w:tr w:rsidR="00C178B1" w:rsidRPr="00F42D7C" w14:paraId="30A1B4A1" w14:textId="77777777" w:rsidTr="003D45C6">
        <w:tc>
          <w:tcPr>
            <w:tcW w:w="1555" w:type="dxa"/>
          </w:tcPr>
          <w:p w14:paraId="1EB3B679"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804" w:type="dxa"/>
            <w:gridSpan w:val="2"/>
          </w:tcPr>
          <w:p w14:paraId="6F6C0C88"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Introduce Group Members</w:t>
            </w:r>
          </w:p>
          <w:p w14:paraId="1F29AFAD"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Nominate Roll</w:t>
            </w:r>
          </w:p>
          <w:p w14:paraId="1D45337A" w14:textId="77777777" w:rsidR="00C178B1" w:rsidRPr="00F42D7C" w:rsidRDefault="00C178B1" w:rsidP="00911D5D">
            <w:pPr>
              <w:pStyle w:val="ListParagraph"/>
              <w:widowControl/>
              <w:numPr>
                <w:ilvl w:val="0"/>
                <w:numId w:val="13"/>
              </w:numPr>
              <w:ind w:left="357" w:firstLineChars="0" w:hanging="357"/>
              <w:contextualSpacing/>
              <w:jc w:val="left"/>
              <w:rPr>
                <w:rFonts w:ascii="Times New Roman" w:hAnsi="Times New Roman" w:cs="Times New Roman"/>
              </w:rPr>
            </w:pPr>
            <w:r w:rsidRPr="00F42D7C">
              <w:rPr>
                <w:rFonts w:ascii="Times New Roman" w:hAnsi="Times New Roman" w:cs="Times New Roman"/>
              </w:rPr>
              <w:t>Select Data Sets</w:t>
            </w:r>
          </w:p>
          <w:p w14:paraId="02D48892"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Discuss software, tool, method..</w:t>
            </w:r>
          </w:p>
          <w:p w14:paraId="2E87F3D3"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Further planning and goal setting</w:t>
            </w:r>
          </w:p>
        </w:tc>
      </w:tr>
      <w:tr w:rsidR="00C178B1" w:rsidRPr="00F42D7C" w14:paraId="03346E4F" w14:textId="77777777" w:rsidTr="003D45C6">
        <w:tc>
          <w:tcPr>
            <w:tcW w:w="1555" w:type="dxa"/>
          </w:tcPr>
          <w:p w14:paraId="469B6033"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804" w:type="dxa"/>
            <w:gridSpan w:val="2"/>
          </w:tcPr>
          <w:p w14:paraId="51C66AF4" w14:textId="77777777" w:rsidR="00C178B1" w:rsidRPr="00F42D7C" w:rsidRDefault="00C178B1" w:rsidP="00C178B1">
            <w:pPr>
              <w:pStyle w:val="BulletStyle1"/>
              <w:spacing w:before="120" w:after="120"/>
              <w:ind w:left="357" w:hanging="357"/>
              <w:rPr>
                <w:rFonts w:ascii="Times New Roman" w:hAnsi="Times New Roman"/>
                <w:b/>
              </w:rPr>
            </w:pPr>
            <w:r w:rsidRPr="00F42D7C">
              <w:rPr>
                <w:rFonts w:ascii="Times New Roman" w:hAnsi="Times New Roman"/>
                <w:b/>
              </w:rPr>
              <w:t>Suggestions:</w:t>
            </w:r>
          </w:p>
          <w:p w14:paraId="4401F818" w14:textId="77777777" w:rsidR="00C178B1" w:rsidRPr="00F42D7C" w:rsidRDefault="00C178B1" w:rsidP="00C178B1">
            <w:pPr>
              <w:pStyle w:val="BulletStyle1"/>
              <w:numPr>
                <w:ilvl w:val="0"/>
                <w:numId w:val="0"/>
              </w:numPr>
              <w:spacing w:before="120" w:after="120"/>
              <w:ind w:left="357"/>
              <w:rPr>
                <w:rFonts w:ascii="Times New Roman" w:hAnsi="Times New Roman"/>
                <w:b/>
              </w:rPr>
            </w:pPr>
          </w:p>
          <w:p w14:paraId="1A978850" w14:textId="77777777"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Choose Flights data set (flight delay data):</w:t>
            </w:r>
          </w:p>
          <w:p w14:paraId="42552580" w14:textId="77777777" w:rsidR="00C178B1" w:rsidRPr="00F42D7C" w:rsidRDefault="00C178B1" w:rsidP="00911D5D">
            <w:pPr>
              <w:pStyle w:val="BulletStyle1"/>
              <w:numPr>
                <w:ilvl w:val="1"/>
                <w:numId w:val="14"/>
              </w:numPr>
              <w:spacing w:before="120" w:after="120"/>
              <w:rPr>
                <w:rFonts w:ascii="Times New Roman" w:hAnsi="Times New Roman"/>
              </w:rPr>
            </w:pPr>
            <w:r w:rsidRPr="00F42D7C">
              <w:rPr>
                <w:rFonts w:ascii="Times New Roman" w:hAnsi="Times New Roman"/>
              </w:rPr>
              <w:t>Loaded data set in SQL Data base</w:t>
            </w:r>
          </w:p>
          <w:p w14:paraId="578C816E" w14:textId="77777777" w:rsidR="00C178B1" w:rsidRPr="00F42D7C" w:rsidRDefault="00C178B1" w:rsidP="00911D5D">
            <w:pPr>
              <w:pStyle w:val="BulletStyle1"/>
              <w:numPr>
                <w:ilvl w:val="1"/>
                <w:numId w:val="14"/>
              </w:numPr>
              <w:spacing w:before="120" w:after="120"/>
              <w:rPr>
                <w:rFonts w:ascii="Times New Roman" w:hAnsi="Times New Roman"/>
              </w:rPr>
            </w:pPr>
            <w:r w:rsidRPr="00F42D7C">
              <w:rPr>
                <w:rFonts w:ascii="Times New Roman" w:hAnsi="Times New Roman"/>
              </w:rPr>
              <w:t>Analysis of the data</w:t>
            </w:r>
          </w:p>
          <w:p w14:paraId="444E424F" w14:textId="77777777" w:rsidR="00C178B1" w:rsidRPr="00F42D7C" w:rsidRDefault="00C178B1" w:rsidP="00C178B1">
            <w:pPr>
              <w:pStyle w:val="BulletStyle1"/>
              <w:numPr>
                <w:ilvl w:val="0"/>
                <w:numId w:val="0"/>
              </w:numPr>
              <w:spacing w:before="120" w:after="120"/>
              <w:ind w:left="360" w:hanging="360"/>
              <w:rPr>
                <w:rFonts w:ascii="Times New Roman" w:hAnsi="Times New Roman"/>
              </w:rPr>
            </w:pPr>
          </w:p>
          <w:p w14:paraId="0952B961" w14:textId="77777777"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 xml:space="preserve">Come up with 2 Questions from each member </w:t>
            </w:r>
          </w:p>
          <w:p w14:paraId="459E6833" w14:textId="77777777" w:rsidR="00C178B1" w:rsidRPr="00F42D7C" w:rsidRDefault="00C178B1" w:rsidP="00911D5D">
            <w:pPr>
              <w:pStyle w:val="BulletStyle1"/>
              <w:numPr>
                <w:ilvl w:val="1"/>
                <w:numId w:val="14"/>
              </w:numPr>
              <w:spacing w:before="120" w:after="120"/>
              <w:rPr>
                <w:rFonts w:ascii="Times New Roman" w:hAnsi="Times New Roman"/>
              </w:rPr>
            </w:pPr>
            <w:r w:rsidRPr="00F42D7C">
              <w:rPr>
                <w:rFonts w:ascii="Times New Roman" w:hAnsi="Times New Roman"/>
              </w:rPr>
              <w:t>Due by 5:00 pm 16 Sep 2017 (Sat)</w:t>
            </w:r>
          </w:p>
          <w:p w14:paraId="69103B93" w14:textId="77777777" w:rsidR="00C178B1" w:rsidRPr="00F42D7C" w:rsidRDefault="00C178B1" w:rsidP="00C178B1">
            <w:pPr>
              <w:pStyle w:val="BulletStyle1"/>
              <w:numPr>
                <w:ilvl w:val="0"/>
                <w:numId w:val="0"/>
              </w:numPr>
              <w:spacing w:before="120" w:after="120"/>
              <w:ind w:left="360" w:hanging="360"/>
              <w:rPr>
                <w:rFonts w:ascii="Times New Roman" w:hAnsi="Times New Roman"/>
              </w:rPr>
            </w:pPr>
          </w:p>
          <w:p w14:paraId="2ECA6872" w14:textId="77777777"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Method of communication using WhatsApp</w:t>
            </w:r>
          </w:p>
          <w:p w14:paraId="2615A26D" w14:textId="77777777" w:rsidR="00C178B1" w:rsidRPr="00F42D7C" w:rsidRDefault="00C178B1" w:rsidP="00C178B1">
            <w:pPr>
              <w:pStyle w:val="BulletStyle1"/>
              <w:numPr>
                <w:ilvl w:val="0"/>
                <w:numId w:val="0"/>
              </w:numPr>
              <w:spacing w:before="120" w:after="120"/>
              <w:ind w:left="360" w:hanging="360"/>
              <w:rPr>
                <w:rFonts w:ascii="Times New Roman" w:hAnsi="Times New Roman"/>
              </w:rPr>
            </w:pPr>
          </w:p>
          <w:p w14:paraId="2704EE3D" w14:textId="77777777"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Share information using github.com</w:t>
            </w:r>
          </w:p>
        </w:tc>
      </w:tr>
      <w:tr w:rsidR="00C178B1" w:rsidRPr="00F42D7C" w14:paraId="2E0527FD" w14:textId="77777777" w:rsidTr="003D45C6">
        <w:tc>
          <w:tcPr>
            <w:tcW w:w="1555" w:type="dxa"/>
          </w:tcPr>
          <w:p w14:paraId="0D787F81"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804" w:type="dxa"/>
            <w:gridSpan w:val="2"/>
          </w:tcPr>
          <w:p w14:paraId="62C0312F"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Lo</w:t>
            </w:r>
            <w:r w:rsidR="00E03000">
              <w:rPr>
                <w:rFonts w:ascii="Times New Roman" w:hAnsi="Times New Roman" w:cs="Times New Roman"/>
              </w:rPr>
              <w:t>ad</w:t>
            </w:r>
            <w:r w:rsidRPr="00F42D7C">
              <w:rPr>
                <w:rFonts w:ascii="Times New Roman" w:hAnsi="Times New Roman" w:cs="Times New Roman"/>
              </w:rPr>
              <w:t xml:space="preserve"> data set to Data base</w:t>
            </w:r>
          </w:p>
          <w:p w14:paraId="022BC732"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Nagib</w:t>
            </w:r>
          </w:p>
          <w:p w14:paraId="64858AF3"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Try to ArcGIS</w:t>
            </w:r>
          </w:p>
          <w:p w14:paraId="7230788C"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Langley</w:t>
            </w:r>
          </w:p>
          <w:p w14:paraId="488D95C2"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Meeting Minutes</w:t>
            </w:r>
          </w:p>
          <w:p w14:paraId="7AB719E6"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Young</w:t>
            </w:r>
          </w:p>
          <w:p w14:paraId="5D69985F"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 xml:space="preserve">Data analyse </w:t>
            </w:r>
          </w:p>
          <w:p w14:paraId="37074C41"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everyone</w:t>
            </w:r>
          </w:p>
        </w:tc>
      </w:tr>
      <w:tr w:rsidR="00C178B1" w:rsidRPr="00F42D7C" w14:paraId="2C79EDD8" w14:textId="77777777" w:rsidTr="003D45C6">
        <w:tc>
          <w:tcPr>
            <w:tcW w:w="1555" w:type="dxa"/>
          </w:tcPr>
          <w:p w14:paraId="16DBEE9A"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804" w:type="dxa"/>
            <w:gridSpan w:val="2"/>
          </w:tcPr>
          <w:p w14:paraId="0E5D4DAF" w14:textId="77777777"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We have very short time so we have the keep the momentum which is essential.</w:t>
            </w:r>
          </w:p>
        </w:tc>
      </w:tr>
      <w:tr w:rsidR="00C178B1" w:rsidRPr="00F42D7C" w14:paraId="71AFCAB5" w14:textId="77777777" w:rsidTr="003D4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917"/>
        </w:trPr>
        <w:tc>
          <w:tcPr>
            <w:tcW w:w="8359" w:type="dxa"/>
            <w:gridSpan w:val="3"/>
            <w:vAlign w:val="center"/>
          </w:tcPr>
          <w:p w14:paraId="5CA644F1"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-Week7</w:t>
            </w:r>
          </w:p>
        </w:tc>
      </w:tr>
      <w:tr w:rsidR="00C178B1" w:rsidRPr="00F42D7C" w14:paraId="2288A950" w14:textId="77777777" w:rsidTr="003D4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c>
          <w:tcPr>
            <w:tcW w:w="1809" w:type="dxa"/>
            <w:gridSpan w:val="2"/>
          </w:tcPr>
          <w:p w14:paraId="000076F2"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50" w:type="dxa"/>
          </w:tcPr>
          <w:p w14:paraId="2CDFD8B0" w14:textId="77777777" w:rsidR="00C178B1" w:rsidRPr="00F42D7C" w:rsidRDefault="00C178B1" w:rsidP="00C178B1">
            <w:pPr>
              <w:rPr>
                <w:rFonts w:ascii="Times New Roman" w:hAnsi="Times New Roman" w:cs="Times New Roman"/>
                <w:sz w:val="28"/>
                <w:szCs w:val="28"/>
              </w:rPr>
            </w:pPr>
            <w:r w:rsidRPr="00F42D7C">
              <w:rPr>
                <w:rFonts w:ascii="Times New Roman" w:hAnsi="Times New Roman" w:cs="Times New Roman"/>
                <w:sz w:val="28"/>
                <w:szCs w:val="28"/>
              </w:rPr>
              <w:t>16September 2017</w:t>
            </w:r>
          </w:p>
        </w:tc>
      </w:tr>
    </w:tbl>
    <w:p w14:paraId="6FD42D5D"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1E0" w:firstRow="1" w:lastRow="1" w:firstColumn="1" w:lastColumn="1" w:noHBand="0" w:noVBand="0"/>
      </w:tblPr>
      <w:tblGrid>
        <w:gridCol w:w="2122"/>
        <w:gridCol w:w="425"/>
        <w:gridCol w:w="2835"/>
        <w:gridCol w:w="425"/>
        <w:gridCol w:w="1985"/>
        <w:gridCol w:w="567"/>
      </w:tblGrid>
      <w:tr w:rsidR="00C178B1" w:rsidRPr="00F42D7C" w14:paraId="1C0CF5AE" w14:textId="77777777" w:rsidTr="003D45C6">
        <w:tc>
          <w:tcPr>
            <w:tcW w:w="2122" w:type="dxa"/>
            <w:vAlign w:val="bottom"/>
          </w:tcPr>
          <w:p w14:paraId="39DD37AE"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425" w:type="dxa"/>
          </w:tcPr>
          <w:p w14:paraId="76ADE174"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835" w:type="dxa"/>
            <w:vAlign w:val="center"/>
          </w:tcPr>
          <w:p w14:paraId="07AF17C7"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A6654D"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425" w:type="dxa"/>
          </w:tcPr>
          <w:p w14:paraId="632FF1DA"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985" w:type="dxa"/>
            <w:vAlign w:val="center"/>
          </w:tcPr>
          <w:p w14:paraId="415E19C1"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567" w:type="dxa"/>
          </w:tcPr>
          <w:p w14:paraId="520EC79F"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2F54C00A" w14:textId="77777777" w:rsidTr="003D45C6">
        <w:tc>
          <w:tcPr>
            <w:tcW w:w="2122" w:type="dxa"/>
            <w:vAlign w:val="bottom"/>
          </w:tcPr>
          <w:p w14:paraId="3839E2A9"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425" w:type="dxa"/>
          </w:tcPr>
          <w:p w14:paraId="1FB94E0E"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835" w:type="dxa"/>
            <w:vAlign w:val="bottom"/>
          </w:tcPr>
          <w:p w14:paraId="22F42EB4"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425" w:type="dxa"/>
          </w:tcPr>
          <w:p w14:paraId="0CB06B09"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985" w:type="dxa"/>
            <w:vAlign w:val="bottom"/>
          </w:tcPr>
          <w:p w14:paraId="67070239"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567" w:type="dxa"/>
          </w:tcPr>
          <w:p w14:paraId="12ED2944"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61580B29"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firstRow="0" w:lastRow="0" w:firstColumn="0" w:lastColumn="0" w:noHBand="0" w:noVBand="0"/>
      </w:tblPr>
      <w:tblGrid>
        <w:gridCol w:w="1838"/>
        <w:gridCol w:w="6521"/>
      </w:tblGrid>
      <w:tr w:rsidR="00C178B1" w:rsidRPr="00F42D7C" w14:paraId="33927AE5" w14:textId="77777777" w:rsidTr="003D45C6">
        <w:tc>
          <w:tcPr>
            <w:tcW w:w="1838" w:type="dxa"/>
          </w:tcPr>
          <w:p w14:paraId="09B10155"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14:paraId="668CE0C2" w14:textId="77777777" w:rsidR="00C178B1" w:rsidRPr="00F42D7C" w:rsidRDefault="00C178B1" w:rsidP="00911D5D">
            <w:pPr>
              <w:pStyle w:val="ListParagraph"/>
              <w:widowControl/>
              <w:numPr>
                <w:ilvl w:val="0"/>
                <w:numId w:val="13"/>
              </w:numPr>
              <w:ind w:left="357" w:firstLineChars="0" w:hanging="357"/>
              <w:contextualSpacing/>
              <w:jc w:val="left"/>
              <w:rPr>
                <w:rFonts w:ascii="Times New Roman" w:hAnsi="Times New Roman" w:cs="Times New Roman"/>
              </w:rPr>
            </w:pPr>
            <w:r w:rsidRPr="00F42D7C">
              <w:rPr>
                <w:rFonts w:ascii="Times New Roman" w:hAnsi="Times New Roman" w:cs="Times New Roman"/>
              </w:rPr>
              <w:t>Select Proposal Questions</w:t>
            </w:r>
          </w:p>
          <w:p w14:paraId="45976C3C"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Discuss Data set</w:t>
            </w:r>
          </w:p>
          <w:p w14:paraId="5D201A01"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Further planning and goal setting</w:t>
            </w:r>
          </w:p>
        </w:tc>
      </w:tr>
      <w:tr w:rsidR="00C178B1" w:rsidRPr="00F42D7C" w14:paraId="4B68F3C4" w14:textId="77777777" w:rsidTr="003D45C6">
        <w:tc>
          <w:tcPr>
            <w:tcW w:w="1838" w:type="dxa"/>
          </w:tcPr>
          <w:p w14:paraId="15817790"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14:paraId="22D49705" w14:textId="77777777" w:rsidR="00C178B1" w:rsidRPr="00F42D7C" w:rsidRDefault="00C178B1" w:rsidP="00911D5D">
            <w:pPr>
              <w:pStyle w:val="BulletStyle1"/>
              <w:numPr>
                <w:ilvl w:val="0"/>
                <w:numId w:val="15"/>
              </w:numPr>
              <w:spacing w:before="120" w:after="120"/>
              <w:rPr>
                <w:rFonts w:ascii="Times New Roman" w:hAnsi="Times New Roman"/>
                <w:b/>
              </w:rPr>
            </w:pPr>
            <w:r w:rsidRPr="00F42D7C">
              <w:rPr>
                <w:rFonts w:ascii="Times New Roman" w:hAnsi="Times New Roman"/>
                <w:b/>
              </w:rPr>
              <w:t>Suggestions:</w:t>
            </w:r>
          </w:p>
          <w:p w14:paraId="50B26E23" w14:textId="77777777"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 xml:space="preserve">Come up with Paper Drawing for Frame from each member </w:t>
            </w:r>
          </w:p>
          <w:p w14:paraId="68380DF4" w14:textId="77777777"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Next meeting time</w:t>
            </w:r>
          </w:p>
          <w:p w14:paraId="497C304B" w14:textId="77777777" w:rsidR="00C178B1" w:rsidRPr="00F42D7C" w:rsidRDefault="00C178B1" w:rsidP="00911D5D">
            <w:pPr>
              <w:pStyle w:val="BulletStyle1"/>
              <w:numPr>
                <w:ilvl w:val="1"/>
                <w:numId w:val="14"/>
              </w:numPr>
              <w:spacing w:before="120" w:after="120"/>
              <w:rPr>
                <w:rFonts w:ascii="Times New Roman" w:hAnsi="Times New Roman"/>
              </w:rPr>
            </w:pPr>
            <w:r w:rsidRPr="00F42D7C">
              <w:rPr>
                <w:rFonts w:ascii="Times New Roman" w:hAnsi="Times New Roman"/>
              </w:rPr>
              <w:t>18 Sep 2017 (Mon) at 9:30 pm</w:t>
            </w:r>
          </w:p>
          <w:p w14:paraId="3C55813E" w14:textId="77777777" w:rsidR="00C178B1" w:rsidRPr="00F42D7C" w:rsidRDefault="00C178B1" w:rsidP="00911D5D">
            <w:pPr>
              <w:pStyle w:val="BulletStyle1"/>
              <w:numPr>
                <w:ilvl w:val="0"/>
                <w:numId w:val="15"/>
              </w:numPr>
              <w:spacing w:before="120" w:after="120"/>
              <w:rPr>
                <w:rFonts w:ascii="Times New Roman" w:hAnsi="Times New Roman"/>
                <w:b/>
              </w:rPr>
            </w:pPr>
            <w:r w:rsidRPr="00F42D7C">
              <w:rPr>
                <w:rFonts w:ascii="Times New Roman" w:hAnsi="Times New Roman"/>
                <w:b/>
              </w:rPr>
              <w:t>Confirmed Proposal Questions:</w:t>
            </w:r>
          </w:p>
          <w:p w14:paraId="374BF2C1" w14:textId="77777777" w:rsidR="00C178B1" w:rsidRPr="00F42D7C" w:rsidRDefault="00C178B1" w:rsidP="00911D5D">
            <w:pPr>
              <w:pStyle w:val="BulletStyle1"/>
              <w:numPr>
                <w:ilvl w:val="0"/>
                <w:numId w:val="16"/>
              </w:numPr>
              <w:spacing w:before="120" w:after="120"/>
              <w:rPr>
                <w:rFonts w:ascii="Times New Roman" w:hAnsi="Times New Roman"/>
              </w:rPr>
            </w:pPr>
            <w:r w:rsidRPr="00F42D7C">
              <w:rPr>
                <w:rFonts w:ascii="Times New Roman" w:hAnsi="Times New Roman"/>
              </w:rPr>
              <w:t>What is the best time for travelling? (</w:t>
            </w:r>
            <w:r w:rsidR="00633433" w:rsidRPr="00F42D7C">
              <w:rPr>
                <w:rFonts w:ascii="Times New Roman" w:hAnsi="Times New Roman"/>
              </w:rPr>
              <w:t>Seasonal</w:t>
            </w:r>
            <w:r w:rsidRPr="00F42D7C">
              <w:rPr>
                <w:rFonts w:ascii="Times New Roman" w:hAnsi="Times New Roman"/>
              </w:rPr>
              <w:t>?, weekdays/weekends?)</w:t>
            </w:r>
          </w:p>
          <w:p w14:paraId="77AC97AC" w14:textId="77777777" w:rsidR="00C178B1" w:rsidRPr="00F42D7C" w:rsidRDefault="00C178B1" w:rsidP="00911D5D">
            <w:pPr>
              <w:pStyle w:val="BulletStyle1"/>
              <w:numPr>
                <w:ilvl w:val="0"/>
                <w:numId w:val="16"/>
              </w:numPr>
              <w:spacing w:before="120" w:after="120"/>
              <w:rPr>
                <w:rFonts w:ascii="Times New Roman" w:hAnsi="Times New Roman"/>
              </w:rPr>
            </w:pPr>
            <w:r w:rsidRPr="00F42D7C">
              <w:rPr>
                <w:rFonts w:ascii="Times New Roman" w:hAnsi="Times New Roman"/>
              </w:rPr>
              <w:t xml:space="preserve">Time-lapse series of graph showing performance of airports (year to year) </w:t>
            </w:r>
          </w:p>
          <w:p w14:paraId="33439F37" w14:textId="77777777" w:rsidR="00C178B1" w:rsidRPr="00F42D7C" w:rsidRDefault="00C178B1" w:rsidP="00911D5D">
            <w:pPr>
              <w:pStyle w:val="BulletStyle1"/>
              <w:numPr>
                <w:ilvl w:val="1"/>
                <w:numId w:val="15"/>
              </w:numPr>
              <w:spacing w:before="120" w:after="120"/>
              <w:rPr>
                <w:rFonts w:ascii="Times New Roman" w:hAnsi="Times New Roman"/>
              </w:rPr>
            </w:pPr>
            <w:r w:rsidRPr="00F42D7C">
              <w:rPr>
                <w:rFonts w:ascii="Times New Roman" w:hAnsi="Times New Roman"/>
              </w:rPr>
              <w:t xml:space="preserve">Find the worse performing airport? </w:t>
            </w:r>
          </w:p>
          <w:p w14:paraId="443FD307" w14:textId="77777777" w:rsidR="00C178B1" w:rsidRPr="00F42D7C" w:rsidRDefault="00C178B1" w:rsidP="00911D5D">
            <w:pPr>
              <w:pStyle w:val="BulletStyle1"/>
              <w:numPr>
                <w:ilvl w:val="1"/>
                <w:numId w:val="15"/>
              </w:numPr>
              <w:spacing w:before="120" w:after="120"/>
              <w:rPr>
                <w:rFonts w:ascii="Times New Roman" w:hAnsi="Times New Roman"/>
              </w:rPr>
            </w:pPr>
            <w:r w:rsidRPr="00F42D7C">
              <w:rPr>
                <w:rFonts w:ascii="Times New Roman" w:hAnsi="Times New Roman"/>
              </w:rPr>
              <w:t>Find the worse performing airline?</w:t>
            </w:r>
          </w:p>
          <w:p w14:paraId="5F8F8969" w14:textId="77777777" w:rsidR="00C178B1" w:rsidRPr="00F42D7C" w:rsidRDefault="00C178B1" w:rsidP="00911D5D">
            <w:pPr>
              <w:pStyle w:val="BulletStyle1"/>
              <w:numPr>
                <w:ilvl w:val="1"/>
                <w:numId w:val="15"/>
              </w:numPr>
              <w:spacing w:before="120" w:after="120"/>
              <w:rPr>
                <w:rFonts w:ascii="Times New Roman" w:hAnsi="Times New Roman"/>
              </w:rPr>
            </w:pPr>
            <w:r w:rsidRPr="00F42D7C">
              <w:rPr>
                <w:rFonts w:ascii="Times New Roman" w:hAnsi="Times New Roman"/>
              </w:rPr>
              <w:t>City/airport performance for a single year (</w:t>
            </w:r>
            <w:r w:rsidR="00633433" w:rsidRPr="00F42D7C">
              <w:rPr>
                <w:rFonts w:ascii="Times New Roman" w:hAnsi="Times New Roman"/>
              </w:rPr>
              <w:t>heat map</w:t>
            </w:r>
            <w:r w:rsidRPr="00F42D7C">
              <w:rPr>
                <w:rFonts w:ascii="Times New Roman" w:hAnsi="Times New Roman"/>
              </w:rPr>
              <w:t>)</w:t>
            </w:r>
          </w:p>
          <w:p w14:paraId="20976121" w14:textId="77777777" w:rsidR="00C178B1" w:rsidRPr="00F42D7C" w:rsidRDefault="00C178B1" w:rsidP="00911D5D">
            <w:pPr>
              <w:pStyle w:val="BulletStyle1"/>
              <w:numPr>
                <w:ilvl w:val="1"/>
                <w:numId w:val="15"/>
              </w:numPr>
              <w:spacing w:before="120" w:after="120"/>
              <w:rPr>
                <w:rFonts w:ascii="Times New Roman" w:hAnsi="Times New Roman"/>
              </w:rPr>
            </w:pPr>
            <w:r w:rsidRPr="00F42D7C">
              <w:rPr>
                <w:rFonts w:ascii="Times New Roman" w:hAnsi="Times New Roman"/>
              </w:rPr>
              <w:t xml:space="preserve">Effect of the airline/airport delay and performance during 1999 </w:t>
            </w:r>
            <w:r w:rsidR="002F0AF0" w:rsidRPr="00F42D7C">
              <w:rPr>
                <w:rFonts w:ascii="Times New Roman" w:hAnsi="Times New Roman"/>
              </w:rPr>
              <w:t>–</w:t>
            </w:r>
            <w:r w:rsidRPr="00F42D7C">
              <w:rPr>
                <w:rFonts w:ascii="Times New Roman" w:hAnsi="Times New Roman"/>
              </w:rPr>
              <w:t xml:space="preserve"> 2000 (y2k bug)</w:t>
            </w:r>
          </w:p>
          <w:p w14:paraId="6A75FC9D" w14:textId="77777777" w:rsidR="00C178B1" w:rsidRPr="00F42D7C" w:rsidRDefault="00C178B1" w:rsidP="00911D5D">
            <w:pPr>
              <w:pStyle w:val="BulletStyle1"/>
              <w:numPr>
                <w:ilvl w:val="0"/>
                <w:numId w:val="16"/>
              </w:numPr>
              <w:spacing w:before="120" w:after="120"/>
              <w:rPr>
                <w:rFonts w:ascii="Times New Roman" w:hAnsi="Times New Roman"/>
              </w:rPr>
            </w:pPr>
            <w:r w:rsidRPr="00F42D7C">
              <w:rPr>
                <w:rFonts w:ascii="Times New Roman" w:hAnsi="Times New Roman"/>
              </w:rPr>
              <w:t>Find the best/</w:t>
            </w:r>
            <w:r w:rsidR="00633433" w:rsidRPr="00F42D7C">
              <w:rPr>
                <w:rFonts w:ascii="Times New Roman" w:hAnsi="Times New Roman"/>
              </w:rPr>
              <w:t>worst</w:t>
            </w:r>
            <w:r w:rsidRPr="00F42D7C">
              <w:rPr>
                <w:rFonts w:ascii="Times New Roman" w:hAnsi="Times New Roman"/>
              </w:rPr>
              <w:t xml:space="preserve"> performing airline/carrier</w:t>
            </w:r>
          </w:p>
        </w:tc>
      </w:tr>
      <w:tr w:rsidR="00C178B1" w:rsidRPr="00F42D7C" w14:paraId="0ABE2BE4" w14:textId="77777777" w:rsidTr="003D45C6">
        <w:tc>
          <w:tcPr>
            <w:tcW w:w="1838" w:type="dxa"/>
          </w:tcPr>
          <w:p w14:paraId="145C9327"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14:paraId="3E85F6B1"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Exporting from</w:t>
            </w:r>
            <w:r w:rsidR="003D45C6" w:rsidRPr="00F42D7C">
              <w:rPr>
                <w:rFonts w:ascii="Times New Roman" w:hAnsi="Times New Roman" w:cs="Times New Roman"/>
              </w:rPr>
              <w:t xml:space="preserve"> </w:t>
            </w:r>
            <w:r w:rsidR="00633433" w:rsidRPr="00F42D7C">
              <w:rPr>
                <w:rFonts w:ascii="Times New Roman" w:hAnsi="Times New Roman" w:cs="Times New Roman"/>
              </w:rPr>
              <w:t>database into</w:t>
            </w:r>
            <w:r w:rsidRPr="00F42D7C">
              <w:rPr>
                <w:rFonts w:ascii="Times New Roman" w:hAnsi="Times New Roman" w:cs="Times New Roman"/>
              </w:rPr>
              <w:t xml:space="preserve"> CSV format</w:t>
            </w:r>
          </w:p>
          <w:p w14:paraId="3455AEA1"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Nagib, Girishkumar</w:t>
            </w:r>
          </w:p>
          <w:p w14:paraId="56193785"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 Python/Gephi/yEd</w:t>
            </w:r>
          </w:p>
          <w:p w14:paraId="2073CBC6"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Nagib</w:t>
            </w:r>
          </w:p>
          <w:p w14:paraId="155D3855"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 ArcGIS</w:t>
            </w:r>
          </w:p>
          <w:p w14:paraId="3446E0B5"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Langley</w:t>
            </w:r>
          </w:p>
          <w:p w14:paraId="1E2752B4"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w:t>
            </w:r>
            <w:r w:rsidR="00633433">
              <w:rPr>
                <w:rFonts w:ascii="Times New Roman" w:hAnsi="Times New Roman" w:cs="Times New Roman"/>
              </w:rPr>
              <w:t xml:space="preserve"> </w:t>
            </w:r>
            <w:r w:rsidR="00633433" w:rsidRPr="00F42D7C">
              <w:rPr>
                <w:rFonts w:ascii="Times New Roman" w:hAnsi="Times New Roman" w:cs="Times New Roman"/>
              </w:rPr>
              <w:t>Calendar</w:t>
            </w:r>
            <w:r w:rsidRPr="00F42D7C">
              <w:rPr>
                <w:rFonts w:ascii="Times New Roman" w:hAnsi="Times New Roman" w:cs="Times New Roman"/>
              </w:rPr>
              <w:t xml:space="preserve"> View</w:t>
            </w:r>
          </w:p>
          <w:p w14:paraId="659C79C9"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Rachel</w:t>
            </w:r>
          </w:p>
          <w:p w14:paraId="3EF90F47"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w:t>
            </w:r>
            <w:r w:rsidR="00633433">
              <w:rPr>
                <w:rFonts w:ascii="Times New Roman" w:hAnsi="Times New Roman" w:cs="Times New Roman"/>
              </w:rPr>
              <w:t xml:space="preserve"> </w:t>
            </w:r>
            <w:r w:rsidRPr="00F42D7C">
              <w:rPr>
                <w:rFonts w:ascii="Times New Roman" w:hAnsi="Times New Roman" w:cs="Times New Roman"/>
              </w:rPr>
              <w:t>ECharts</w:t>
            </w:r>
          </w:p>
          <w:p w14:paraId="73CBE8E9"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Alan</w:t>
            </w:r>
          </w:p>
          <w:p w14:paraId="70B335D7"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 Tableau</w:t>
            </w:r>
          </w:p>
          <w:p w14:paraId="26257B68"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Young</w:t>
            </w:r>
          </w:p>
          <w:p w14:paraId="06FC19D4"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Meeting Minutes</w:t>
            </w:r>
          </w:p>
          <w:p w14:paraId="107793B7"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Young</w:t>
            </w:r>
          </w:p>
          <w:p w14:paraId="566A81B6" w14:textId="77777777" w:rsidR="00C178B1" w:rsidRPr="00F42D7C" w:rsidRDefault="00C178B1" w:rsidP="00911D5D">
            <w:pPr>
              <w:pStyle w:val="ListParagraph"/>
              <w:widowControl/>
              <w:numPr>
                <w:ilvl w:val="0"/>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Draft initial report</w:t>
            </w:r>
          </w:p>
          <w:p w14:paraId="4EFEFFBA"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lastRenderedPageBreak/>
              <w:t>Girishkumar</w:t>
            </w:r>
          </w:p>
          <w:p w14:paraId="27A56FE4"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Data analysis based on confirmed proposals</w:t>
            </w:r>
          </w:p>
          <w:p w14:paraId="10C25832"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everyone</w:t>
            </w:r>
          </w:p>
        </w:tc>
      </w:tr>
      <w:tr w:rsidR="00C178B1" w:rsidRPr="00F42D7C" w14:paraId="018991E4" w14:textId="77777777" w:rsidTr="003D45C6">
        <w:tc>
          <w:tcPr>
            <w:tcW w:w="1838" w:type="dxa"/>
          </w:tcPr>
          <w:p w14:paraId="3CA6865F"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lastRenderedPageBreak/>
              <w:t>Conclusion(s)</w:t>
            </w:r>
          </w:p>
        </w:tc>
        <w:tc>
          <w:tcPr>
            <w:tcW w:w="6521" w:type="dxa"/>
          </w:tcPr>
          <w:p w14:paraId="5B7DBB5C" w14:textId="77777777" w:rsidR="00C178B1" w:rsidRPr="00F42D7C" w:rsidRDefault="00C178B1" w:rsidP="00C178B1">
            <w:pPr>
              <w:pStyle w:val="BulletStyle1"/>
              <w:numPr>
                <w:ilvl w:val="0"/>
                <w:numId w:val="0"/>
              </w:numPr>
              <w:spacing w:before="120" w:after="120"/>
              <w:rPr>
                <w:rFonts w:ascii="Times New Roman" w:eastAsiaTheme="minorEastAsia" w:hAnsi="Times New Roman"/>
              </w:rPr>
            </w:pPr>
            <w:r w:rsidRPr="00F42D7C">
              <w:rPr>
                <w:rFonts w:ascii="Times New Roman" w:hAnsi="Times New Roman"/>
              </w:rPr>
              <w:t>We had kept the momentum and were very productive.</w:t>
            </w:r>
          </w:p>
        </w:tc>
      </w:tr>
    </w:tbl>
    <w:p w14:paraId="15AE86A9" w14:textId="77777777" w:rsidR="00C178B1" w:rsidRPr="00F42D7C" w:rsidRDefault="00C178B1" w:rsidP="00C178B1">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6687"/>
      </w:tblGrid>
      <w:tr w:rsidR="00C178B1" w:rsidRPr="00F42D7C" w14:paraId="78DCE965" w14:textId="77777777" w:rsidTr="00C178B1">
        <w:trPr>
          <w:trHeight w:val="1052"/>
        </w:trPr>
        <w:tc>
          <w:tcPr>
            <w:tcW w:w="9558" w:type="dxa"/>
            <w:gridSpan w:val="2"/>
            <w:vAlign w:val="center"/>
          </w:tcPr>
          <w:p w14:paraId="6370C906"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-Week8</w:t>
            </w:r>
          </w:p>
        </w:tc>
      </w:tr>
      <w:tr w:rsidR="00C178B1" w:rsidRPr="00F42D7C" w14:paraId="03EB0BD5" w14:textId="77777777" w:rsidTr="00C178B1">
        <w:tc>
          <w:tcPr>
            <w:tcW w:w="1809" w:type="dxa"/>
          </w:tcPr>
          <w:p w14:paraId="4DF2B3BD"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7749" w:type="dxa"/>
          </w:tcPr>
          <w:p w14:paraId="72E630CD" w14:textId="77777777" w:rsidR="00C178B1" w:rsidRPr="00F42D7C" w:rsidRDefault="00C178B1" w:rsidP="00C178B1">
            <w:pPr>
              <w:rPr>
                <w:rFonts w:ascii="Times New Roman" w:hAnsi="Times New Roman" w:cs="Times New Roman"/>
                <w:sz w:val="28"/>
                <w:szCs w:val="28"/>
              </w:rPr>
            </w:pPr>
            <w:r w:rsidRPr="00F42D7C">
              <w:rPr>
                <w:rFonts w:ascii="Times New Roman" w:hAnsi="Times New Roman" w:cs="Times New Roman"/>
                <w:sz w:val="28"/>
                <w:szCs w:val="28"/>
              </w:rPr>
              <w:t>18September 2017</w:t>
            </w:r>
          </w:p>
        </w:tc>
      </w:tr>
    </w:tbl>
    <w:p w14:paraId="6B319875" w14:textId="77777777" w:rsidR="00C178B1" w:rsidRPr="00F42D7C" w:rsidRDefault="00C178B1" w:rsidP="00C178B1">
      <w:pPr>
        <w:jc w:val="center"/>
        <w:rPr>
          <w:rFonts w:ascii="Times New Roman" w:hAnsi="Times New Roman" w:cs="Times New Roman"/>
          <w:sz w:val="24"/>
        </w:rPr>
      </w:pPr>
    </w:p>
    <w:p w14:paraId="68B2B58A"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1E0" w:firstRow="1" w:lastRow="1" w:firstColumn="1" w:lastColumn="1" w:noHBand="0" w:noVBand="0"/>
      </w:tblPr>
      <w:tblGrid>
        <w:gridCol w:w="2405"/>
        <w:gridCol w:w="425"/>
        <w:gridCol w:w="2410"/>
        <w:gridCol w:w="567"/>
        <w:gridCol w:w="1985"/>
        <w:gridCol w:w="425"/>
      </w:tblGrid>
      <w:tr w:rsidR="00C178B1" w:rsidRPr="00F42D7C" w14:paraId="379BB205" w14:textId="77777777" w:rsidTr="003D45C6">
        <w:tc>
          <w:tcPr>
            <w:tcW w:w="2405" w:type="dxa"/>
            <w:vAlign w:val="bottom"/>
          </w:tcPr>
          <w:p w14:paraId="2AEB64D9"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425" w:type="dxa"/>
          </w:tcPr>
          <w:p w14:paraId="23889A06"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410" w:type="dxa"/>
            <w:vAlign w:val="center"/>
          </w:tcPr>
          <w:p w14:paraId="4A898CB4"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A6654D"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14:paraId="19E7BBE5"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985" w:type="dxa"/>
            <w:vAlign w:val="center"/>
          </w:tcPr>
          <w:p w14:paraId="6A20063F"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14:paraId="699C98B8"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078DC472" w14:textId="77777777" w:rsidTr="003D45C6">
        <w:tc>
          <w:tcPr>
            <w:tcW w:w="2405" w:type="dxa"/>
            <w:vAlign w:val="bottom"/>
          </w:tcPr>
          <w:p w14:paraId="6B094839"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425" w:type="dxa"/>
          </w:tcPr>
          <w:p w14:paraId="5E24ADD0"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410" w:type="dxa"/>
            <w:vAlign w:val="bottom"/>
          </w:tcPr>
          <w:p w14:paraId="402CEF30"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14:paraId="16E0CA20"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985" w:type="dxa"/>
            <w:vAlign w:val="bottom"/>
          </w:tcPr>
          <w:p w14:paraId="48B6DE41"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14:paraId="2A793908"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64B60967"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firstRow="0" w:lastRow="0" w:firstColumn="0" w:lastColumn="0" w:noHBand="0" w:noVBand="0"/>
      </w:tblPr>
      <w:tblGrid>
        <w:gridCol w:w="1555"/>
        <w:gridCol w:w="6662"/>
      </w:tblGrid>
      <w:tr w:rsidR="00C178B1" w:rsidRPr="00F42D7C" w14:paraId="5313FF76" w14:textId="77777777" w:rsidTr="003D45C6">
        <w:tc>
          <w:tcPr>
            <w:tcW w:w="1555" w:type="dxa"/>
          </w:tcPr>
          <w:p w14:paraId="369392E7"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662" w:type="dxa"/>
          </w:tcPr>
          <w:p w14:paraId="567783A1" w14:textId="77777777" w:rsidR="00C178B1" w:rsidRPr="00F42D7C" w:rsidRDefault="00C178B1" w:rsidP="00911D5D">
            <w:pPr>
              <w:pStyle w:val="ListParagraph"/>
              <w:widowControl/>
              <w:numPr>
                <w:ilvl w:val="0"/>
                <w:numId w:val="13"/>
              </w:numPr>
              <w:ind w:left="357" w:firstLineChars="0" w:hanging="357"/>
              <w:contextualSpacing/>
              <w:jc w:val="left"/>
              <w:rPr>
                <w:rFonts w:ascii="Times New Roman" w:hAnsi="Times New Roman" w:cs="Times New Roman"/>
              </w:rPr>
            </w:pPr>
            <w:r w:rsidRPr="00F42D7C">
              <w:rPr>
                <w:rFonts w:ascii="Times New Roman" w:hAnsi="Times New Roman" w:cs="Times New Roman"/>
              </w:rPr>
              <w:t>Discuss Drafted Design and Visualisation</w:t>
            </w:r>
          </w:p>
          <w:p w14:paraId="42019DEA"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Finalise</w:t>
            </w:r>
            <w:r w:rsidR="00A6654D" w:rsidRPr="00F42D7C">
              <w:rPr>
                <w:rFonts w:ascii="Times New Roman" w:hAnsi="Times New Roman" w:cs="Times New Roman"/>
              </w:rPr>
              <w:t xml:space="preserve"> </w:t>
            </w:r>
            <w:r w:rsidRPr="00F42D7C">
              <w:rPr>
                <w:rFonts w:ascii="Times New Roman" w:hAnsi="Times New Roman" w:cs="Times New Roman"/>
              </w:rPr>
              <w:t>Approach for Design and visualisation</w:t>
            </w:r>
          </w:p>
        </w:tc>
      </w:tr>
      <w:tr w:rsidR="00C178B1" w:rsidRPr="00F42D7C" w14:paraId="7BCD0B78" w14:textId="77777777" w:rsidTr="003D45C6">
        <w:tc>
          <w:tcPr>
            <w:tcW w:w="1555" w:type="dxa"/>
          </w:tcPr>
          <w:p w14:paraId="413C2975"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662" w:type="dxa"/>
          </w:tcPr>
          <w:p w14:paraId="3C0F544E" w14:textId="77777777" w:rsidR="00C178B1" w:rsidRPr="00F42D7C" w:rsidRDefault="00C178B1" w:rsidP="00911D5D">
            <w:pPr>
              <w:pStyle w:val="BulletStyle1"/>
              <w:numPr>
                <w:ilvl w:val="0"/>
                <w:numId w:val="15"/>
              </w:numPr>
              <w:spacing w:before="120" w:after="120"/>
              <w:rPr>
                <w:rFonts w:ascii="Times New Roman" w:hAnsi="Times New Roman"/>
                <w:b/>
              </w:rPr>
            </w:pPr>
            <w:r w:rsidRPr="00F42D7C">
              <w:rPr>
                <w:rFonts w:ascii="Times New Roman" w:hAnsi="Times New Roman"/>
                <w:b/>
              </w:rPr>
              <w:t>Discussion:</w:t>
            </w:r>
          </w:p>
          <w:p w14:paraId="33221645" w14:textId="77777777"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 xml:space="preserve">Discussed Following are few design and visualisation </w:t>
            </w:r>
          </w:p>
          <w:p w14:paraId="3DBD180E" w14:textId="77777777" w:rsidR="00C178B1" w:rsidRPr="00F42D7C" w:rsidRDefault="00C178B1" w:rsidP="00911D5D">
            <w:pPr>
              <w:pStyle w:val="BulletStyle1"/>
              <w:numPr>
                <w:ilvl w:val="0"/>
                <w:numId w:val="17"/>
              </w:numPr>
              <w:spacing w:before="120" w:after="120"/>
              <w:rPr>
                <w:rFonts w:ascii="Times New Roman" w:hAnsi="Times New Roman"/>
              </w:rPr>
            </w:pPr>
            <w:r w:rsidRPr="00F42D7C">
              <w:rPr>
                <w:rFonts w:ascii="Times New Roman" w:hAnsi="Times New Roman"/>
              </w:rPr>
              <w:t>Best Time to Fly - Wheel Lay-Out By Nagib</w:t>
            </w:r>
          </w:p>
          <w:p w14:paraId="1A509366" w14:textId="77777777" w:rsidR="00C178B1" w:rsidRPr="00F42D7C" w:rsidRDefault="00C178B1" w:rsidP="00911D5D">
            <w:pPr>
              <w:pStyle w:val="BulletStyle1"/>
              <w:numPr>
                <w:ilvl w:val="0"/>
                <w:numId w:val="17"/>
              </w:numPr>
              <w:spacing w:before="120" w:after="120"/>
              <w:rPr>
                <w:rFonts w:ascii="Times New Roman" w:hAnsi="Times New Roman"/>
              </w:rPr>
            </w:pPr>
            <w:r w:rsidRPr="00F42D7C">
              <w:rPr>
                <w:rFonts w:ascii="Times New Roman" w:hAnsi="Times New Roman"/>
              </w:rPr>
              <w:t>Worst Performing Airport – Heat Map by Alan</w:t>
            </w:r>
          </w:p>
          <w:p w14:paraId="20338061" w14:textId="77777777" w:rsidR="00C178B1" w:rsidRPr="00F42D7C" w:rsidRDefault="00C178B1" w:rsidP="003D45C6">
            <w:pPr>
              <w:pStyle w:val="BulletStyle1"/>
              <w:numPr>
                <w:ilvl w:val="0"/>
                <w:numId w:val="17"/>
              </w:numPr>
              <w:spacing w:before="120" w:after="120"/>
              <w:rPr>
                <w:rFonts w:ascii="Times New Roman" w:hAnsi="Times New Roman"/>
              </w:rPr>
            </w:pPr>
            <w:r w:rsidRPr="00F42D7C">
              <w:rPr>
                <w:rFonts w:ascii="Times New Roman" w:hAnsi="Times New Roman"/>
              </w:rPr>
              <w:t xml:space="preserve">Airline On time Performance – Young </w:t>
            </w:r>
          </w:p>
          <w:p w14:paraId="72D0D849" w14:textId="77777777"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Next meeting time</w:t>
            </w:r>
          </w:p>
          <w:p w14:paraId="51065A8F" w14:textId="77777777" w:rsidR="00C178B1" w:rsidRPr="00F42D7C" w:rsidRDefault="00C178B1" w:rsidP="003D45C6">
            <w:pPr>
              <w:pStyle w:val="BulletStyle1"/>
              <w:numPr>
                <w:ilvl w:val="1"/>
                <w:numId w:val="14"/>
              </w:numPr>
              <w:spacing w:before="120" w:after="120"/>
              <w:rPr>
                <w:rFonts w:ascii="Times New Roman" w:hAnsi="Times New Roman"/>
              </w:rPr>
            </w:pPr>
            <w:r w:rsidRPr="00F42D7C">
              <w:rPr>
                <w:rFonts w:ascii="Times New Roman" w:hAnsi="Times New Roman"/>
              </w:rPr>
              <w:t>21 Sep 2017 (Mon) at 9:00 pm</w:t>
            </w:r>
          </w:p>
        </w:tc>
      </w:tr>
      <w:tr w:rsidR="00C178B1" w:rsidRPr="00F42D7C" w14:paraId="3ED055BC" w14:textId="77777777" w:rsidTr="003D45C6">
        <w:tc>
          <w:tcPr>
            <w:tcW w:w="1555" w:type="dxa"/>
          </w:tcPr>
          <w:p w14:paraId="043DED8A"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662" w:type="dxa"/>
          </w:tcPr>
          <w:p w14:paraId="56CE6CD2" w14:textId="77777777"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Generate visualisation for each of questions along with analysis technique and visualisation lay-out</w:t>
            </w:r>
          </w:p>
          <w:p w14:paraId="48319C24"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Nagib</w:t>
            </w:r>
          </w:p>
          <w:p w14:paraId="323FE17A"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Girishkumar</w:t>
            </w:r>
          </w:p>
          <w:p w14:paraId="57B9DB56"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Langley</w:t>
            </w:r>
          </w:p>
          <w:p w14:paraId="1020602A"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Rachel</w:t>
            </w:r>
          </w:p>
          <w:p w14:paraId="4515F0A4"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Alan</w:t>
            </w:r>
          </w:p>
          <w:p w14:paraId="75BDA50F" w14:textId="77777777"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Young</w:t>
            </w:r>
          </w:p>
          <w:p w14:paraId="0772165B" w14:textId="77777777" w:rsidR="00C178B1" w:rsidRPr="00F42D7C" w:rsidRDefault="00C178B1" w:rsidP="003D45C6">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finalise best design and visualisation out of all – Whole team by discussion</w:t>
            </w:r>
          </w:p>
        </w:tc>
      </w:tr>
      <w:tr w:rsidR="00C178B1" w:rsidRPr="00F42D7C" w14:paraId="5219E773" w14:textId="77777777" w:rsidTr="003D45C6">
        <w:tc>
          <w:tcPr>
            <w:tcW w:w="1555" w:type="dxa"/>
          </w:tcPr>
          <w:p w14:paraId="5975DB5F"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662" w:type="dxa"/>
          </w:tcPr>
          <w:p w14:paraId="196DAFB2" w14:textId="77777777" w:rsidR="00C178B1" w:rsidRPr="00F42D7C" w:rsidRDefault="00C178B1" w:rsidP="00C178B1">
            <w:pPr>
              <w:pStyle w:val="BulletStyle1"/>
              <w:numPr>
                <w:ilvl w:val="0"/>
                <w:numId w:val="0"/>
              </w:numPr>
              <w:spacing w:before="120" w:after="120"/>
              <w:rPr>
                <w:rFonts w:ascii="Times New Roman" w:eastAsiaTheme="minorEastAsia" w:hAnsi="Times New Roman"/>
              </w:rPr>
            </w:pPr>
            <w:r w:rsidRPr="00F42D7C">
              <w:rPr>
                <w:rFonts w:ascii="Times New Roman" w:hAnsi="Times New Roman"/>
              </w:rPr>
              <w:t>We are ahead of game, Keep Momentum same.</w:t>
            </w:r>
          </w:p>
          <w:p w14:paraId="1FF9ED86" w14:textId="77777777" w:rsidR="003D45C6" w:rsidRPr="00F42D7C" w:rsidRDefault="003D45C6" w:rsidP="00C178B1">
            <w:pPr>
              <w:pStyle w:val="BulletStyle1"/>
              <w:numPr>
                <w:ilvl w:val="0"/>
                <w:numId w:val="0"/>
              </w:numPr>
              <w:spacing w:before="120" w:after="120"/>
              <w:rPr>
                <w:rFonts w:ascii="Times New Roman" w:eastAsiaTheme="minorEastAsia" w:hAnsi="Times New Roman"/>
              </w:rPr>
            </w:pPr>
          </w:p>
        </w:tc>
      </w:tr>
    </w:tbl>
    <w:p w14:paraId="46D10257" w14:textId="77777777"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6430"/>
      </w:tblGrid>
      <w:tr w:rsidR="00C178B1" w:rsidRPr="00F42D7C" w14:paraId="3198326A" w14:textId="77777777" w:rsidTr="007F4FE1">
        <w:trPr>
          <w:trHeight w:val="890"/>
        </w:trPr>
        <w:tc>
          <w:tcPr>
            <w:tcW w:w="8217" w:type="dxa"/>
            <w:gridSpan w:val="2"/>
            <w:vAlign w:val="center"/>
          </w:tcPr>
          <w:p w14:paraId="5B539C18"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-Week8</w:t>
            </w:r>
          </w:p>
        </w:tc>
      </w:tr>
      <w:tr w:rsidR="00C178B1" w:rsidRPr="00F42D7C" w14:paraId="73E19220" w14:textId="77777777" w:rsidTr="003D45C6">
        <w:tc>
          <w:tcPr>
            <w:tcW w:w="1787" w:type="dxa"/>
          </w:tcPr>
          <w:p w14:paraId="36D2E35A"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430" w:type="dxa"/>
          </w:tcPr>
          <w:p w14:paraId="5368BB2D" w14:textId="77777777"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21</w:t>
            </w:r>
            <w:r w:rsidRPr="00F42D7C">
              <w:rPr>
                <w:rFonts w:ascii="Times New Roman" w:hAnsi="Times New Roman" w:cs="Times New Roman"/>
                <w:sz w:val="28"/>
                <w:szCs w:val="28"/>
              </w:rPr>
              <w:t xml:space="preserve"> September 2017</w:t>
            </w:r>
          </w:p>
        </w:tc>
      </w:tr>
    </w:tbl>
    <w:p w14:paraId="2FAFBB3B"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405"/>
        <w:gridCol w:w="567"/>
        <w:gridCol w:w="2552"/>
        <w:gridCol w:w="567"/>
        <w:gridCol w:w="1701"/>
        <w:gridCol w:w="425"/>
      </w:tblGrid>
      <w:tr w:rsidR="00C178B1" w:rsidRPr="00F42D7C" w14:paraId="4D9C5818" w14:textId="77777777" w:rsidTr="003D45C6">
        <w:tc>
          <w:tcPr>
            <w:tcW w:w="2405" w:type="dxa"/>
            <w:vAlign w:val="bottom"/>
          </w:tcPr>
          <w:p w14:paraId="03AE859A"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14:paraId="59481D24"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14:paraId="3E92D0C2"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A6654D"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14:paraId="215F84C9"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14:paraId="6875D27B"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14:paraId="0B18B31F"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2914A301" w14:textId="77777777" w:rsidTr="003D45C6">
        <w:tc>
          <w:tcPr>
            <w:tcW w:w="2405" w:type="dxa"/>
            <w:vAlign w:val="bottom"/>
          </w:tcPr>
          <w:p w14:paraId="01EC7487"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567" w:type="dxa"/>
          </w:tcPr>
          <w:p w14:paraId="673F106B"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14:paraId="7965CD9C"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14:paraId="518DCA5D"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14:paraId="479932D1"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14:paraId="5B3F5E61"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17BE2932"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696"/>
        <w:gridCol w:w="6521"/>
      </w:tblGrid>
      <w:tr w:rsidR="00C178B1" w:rsidRPr="00F42D7C" w14:paraId="3C313493" w14:textId="77777777" w:rsidTr="003D45C6">
        <w:tc>
          <w:tcPr>
            <w:tcW w:w="1696" w:type="dxa"/>
          </w:tcPr>
          <w:p w14:paraId="753F0FBE"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14:paraId="0F4BEF27" w14:textId="77777777" w:rsidR="00C178B1" w:rsidRPr="00F42D7C" w:rsidRDefault="00C178B1" w:rsidP="00911D5D">
            <w:pPr>
              <w:pStyle w:val="ListParagraph1"/>
              <w:numPr>
                <w:ilvl w:val="0"/>
                <w:numId w:val="13"/>
              </w:numPr>
              <w:ind w:left="357" w:hanging="357"/>
              <w:rPr>
                <w:rFonts w:ascii="Times New Roman" w:hAnsi="Times New Roman"/>
              </w:rPr>
            </w:pPr>
            <w:r w:rsidRPr="00F42D7C">
              <w:rPr>
                <w:rFonts w:ascii="Times New Roman" w:eastAsia="SimSun" w:hAnsi="Times New Roman"/>
                <w:lang w:val="en-US" w:eastAsia="zh-CN"/>
              </w:rPr>
              <w:t>Show and describe everyone’s own Paper Drawing for Frame</w:t>
            </w:r>
          </w:p>
          <w:p w14:paraId="6F2259D9" w14:textId="77777777" w:rsidR="00C178B1" w:rsidRPr="00F42D7C" w:rsidRDefault="00C178B1" w:rsidP="00911D5D">
            <w:pPr>
              <w:pStyle w:val="ListParagraph1"/>
              <w:numPr>
                <w:ilvl w:val="0"/>
                <w:numId w:val="13"/>
              </w:numPr>
              <w:ind w:left="357" w:hanging="357"/>
              <w:rPr>
                <w:rFonts w:ascii="Times New Roman" w:hAnsi="Times New Roman"/>
              </w:rPr>
            </w:pPr>
            <w:r w:rsidRPr="00F42D7C">
              <w:rPr>
                <w:rFonts w:ascii="Times New Roman" w:hAnsi="Times New Roman"/>
              </w:rPr>
              <w:t xml:space="preserve">Discuss </w:t>
            </w:r>
            <w:r w:rsidRPr="00F42D7C">
              <w:rPr>
                <w:rFonts w:ascii="Times New Roman" w:eastAsia="SimSun" w:hAnsi="Times New Roman"/>
                <w:lang w:val="en-US" w:eastAsia="zh-CN"/>
              </w:rPr>
              <w:t>VA diagram</w:t>
            </w:r>
            <w:r w:rsidRPr="00F42D7C">
              <w:rPr>
                <w:rFonts w:ascii="Times New Roman" w:hAnsi="Times New Roman"/>
              </w:rPr>
              <w:t xml:space="preserve"> and Visuali</w:t>
            </w:r>
            <w:r w:rsidRPr="00F42D7C">
              <w:rPr>
                <w:rFonts w:ascii="Times New Roman" w:eastAsia="SimSun" w:hAnsi="Times New Roman"/>
                <w:lang w:val="en-US" w:eastAsia="zh-CN"/>
              </w:rPr>
              <w:t>z</w:t>
            </w:r>
            <w:r w:rsidRPr="00F42D7C">
              <w:rPr>
                <w:rFonts w:ascii="Times New Roman" w:hAnsi="Times New Roman"/>
              </w:rPr>
              <w:t>ation</w:t>
            </w:r>
          </w:p>
          <w:p w14:paraId="13DDB9E5" w14:textId="77777777" w:rsidR="00C178B1" w:rsidRPr="00F42D7C" w:rsidRDefault="00C178B1" w:rsidP="00911D5D">
            <w:pPr>
              <w:pStyle w:val="ListParagraph1"/>
              <w:numPr>
                <w:ilvl w:val="0"/>
                <w:numId w:val="13"/>
              </w:numPr>
              <w:spacing w:before="120" w:after="120"/>
              <w:ind w:left="357" w:hanging="357"/>
              <w:rPr>
                <w:rFonts w:ascii="Times New Roman" w:hAnsi="Times New Roman"/>
              </w:rPr>
            </w:pPr>
            <w:r w:rsidRPr="00F42D7C">
              <w:rPr>
                <w:rFonts w:ascii="Times New Roman" w:eastAsia="SimSun" w:hAnsi="Times New Roman"/>
                <w:lang w:val="en-US" w:eastAsia="zh-CN"/>
              </w:rPr>
              <w:t>Assign tasks</w:t>
            </w:r>
            <w:r w:rsidRPr="00F42D7C">
              <w:rPr>
                <w:rFonts w:ascii="Times New Roman" w:hAnsi="Times New Roman"/>
              </w:rPr>
              <w:t xml:space="preserve"> for Design and visuali</w:t>
            </w:r>
            <w:r w:rsidRPr="00F42D7C">
              <w:rPr>
                <w:rFonts w:ascii="Times New Roman" w:eastAsia="SimSun" w:hAnsi="Times New Roman"/>
                <w:lang w:val="en-US" w:eastAsia="zh-CN"/>
              </w:rPr>
              <w:t>z</w:t>
            </w:r>
            <w:r w:rsidRPr="00F42D7C">
              <w:rPr>
                <w:rFonts w:ascii="Times New Roman" w:hAnsi="Times New Roman"/>
              </w:rPr>
              <w:t>ation</w:t>
            </w:r>
          </w:p>
        </w:tc>
      </w:tr>
      <w:tr w:rsidR="00C178B1" w:rsidRPr="00F42D7C" w14:paraId="1FBD954E" w14:textId="77777777" w:rsidTr="003D45C6">
        <w:tc>
          <w:tcPr>
            <w:tcW w:w="1696" w:type="dxa"/>
          </w:tcPr>
          <w:p w14:paraId="46BAAF96"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14:paraId="02EEF293" w14:textId="77777777" w:rsidR="00C178B1" w:rsidRPr="00F42D7C" w:rsidRDefault="00C178B1" w:rsidP="00911D5D">
            <w:pPr>
              <w:pStyle w:val="BulletStyle1"/>
              <w:numPr>
                <w:ilvl w:val="0"/>
                <w:numId w:val="15"/>
              </w:numPr>
              <w:spacing w:before="120" w:after="120" w:line="276" w:lineRule="auto"/>
              <w:rPr>
                <w:rFonts w:ascii="Times New Roman" w:hAnsi="Times New Roman"/>
                <w:b/>
              </w:rPr>
            </w:pPr>
            <w:r w:rsidRPr="00F42D7C">
              <w:rPr>
                <w:rFonts w:ascii="Times New Roman" w:hAnsi="Times New Roman"/>
                <w:b/>
              </w:rPr>
              <w:t>Suggestions:</w:t>
            </w:r>
          </w:p>
          <w:p w14:paraId="23DCA627" w14:textId="77777777" w:rsidR="00C178B1" w:rsidRPr="00F42D7C" w:rsidRDefault="00C178B1" w:rsidP="00911D5D">
            <w:pPr>
              <w:pStyle w:val="BulletStyle1"/>
              <w:numPr>
                <w:ilvl w:val="0"/>
                <w:numId w:val="14"/>
              </w:numPr>
              <w:spacing w:before="120" w:after="120" w:line="276" w:lineRule="auto"/>
              <w:rPr>
                <w:rFonts w:ascii="Times New Roman" w:hAnsi="Times New Roman"/>
                <w:b/>
              </w:rPr>
            </w:pPr>
            <w:r w:rsidRPr="00F42D7C">
              <w:rPr>
                <w:rFonts w:ascii="Times New Roman" w:eastAsia="SimSun" w:hAnsi="Times New Roman"/>
                <w:lang w:val="en-US"/>
              </w:rPr>
              <w:t>Assign each one’ work and show the faced question in next meeting</w:t>
            </w:r>
          </w:p>
          <w:p w14:paraId="62DEFB36" w14:textId="77777777" w:rsidR="00C178B1" w:rsidRPr="00F42D7C" w:rsidRDefault="00C178B1" w:rsidP="00911D5D">
            <w:pPr>
              <w:pStyle w:val="BulletStyle1"/>
              <w:numPr>
                <w:ilvl w:val="0"/>
                <w:numId w:val="15"/>
              </w:numPr>
              <w:spacing w:before="120" w:after="120" w:line="276"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1F583DAE" w14:textId="77777777" w:rsidR="00C178B1" w:rsidRPr="00F42D7C" w:rsidRDefault="00C178B1" w:rsidP="00911D5D">
            <w:pPr>
              <w:pStyle w:val="BulletStyle1"/>
              <w:numPr>
                <w:ilvl w:val="0"/>
                <w:numId w:val="14"/>
              </w:numPr>
              <w:spacing w:before="120" w:after="120" w:line="276" w:lineRule="auto"/>
              <w:rPr>
                <w:rFonts w:ascii="Times New Roman" w:hAnsi="Times New Roman"/>
              </w:rPr>
            </w:pPr>
            <w:r w:rsidRPr="00F42D7C">
              <w:rPr>
                <w:rFonts w:ascii="Times New Roman" w:eastAsia="SimSun" w:hAnsi="Times New Roman"/>
                <w:lang w:val="en-US"/>
              </w:rPr>
              <w:t>Discussed and determined the data, tip</w:t>
            </w:r>
            <w:r w:rsidR="00633433">
              <w:rPr>
                <w:rFonts w:ascii="Times New Roman" w:eastAsia="SimSun" w:hAnsi="Times New Roman"/>
                <w:lang w:val="en-US"/>
              </w:rPr>
              <w:t xml:space="preserve"> </w:t>
            </w:r>
            <w:r w:rsidRPr="00F42D7C">
              <w:rPr>
                <w:rFonts w:ascii="Times New Roman" w:eastAsia="SimSun" w:hAnsi="Times New Roman"/>
                <w:lang w:val="en-US"/>
              </w:rPr>
              <w:t>&amp;summary, tools and frame</w:t>
            </w:r>
          </w:p>
          <w:p w14:paraId="174307BE" w14:textId="77777777" w:rsidR="00C178B1" w:rsidRPr="00F42D7C" w:rsidRDefault="00C178B1" w:rsidP="00911D5D">
            <w:pPr>
              <w:pStyle w:val="BulletStyle1"/>
              <w:numPr>
                <w:ilvl w:val="0"/>
                <w:numId w:val="14"/>
              </w:numPr>
              <w:spacing w:before="120" w:after="120" w:line="276" w:lineRule="auto"/>
              <w:rPr>
                <w:rFonts w:ascii="Times New Roman" w:hAnsi="Times New Roman"/>
              </w:rPr>
            </w:pPr>
            <w:r w:rsidRPr="00F42D7C">
              <w:rPr>
                <w:rFonts w:ascii="Times New Roman" w:hAnsi="Times New Roman"/>
              </w:rPr>
              <w:t xml:space="preserve">Discussed </w:t>
            </w:r>
            <w:r w:rsidRPr="00F42D7C">
              <w:rPr>
                <w:rFonts w:ascii="Times New Roman" w:eastAsia="SimSun" w:hAnsi="Times New Roman"/>
                <w:lang w:val="en-US"/>
              </w:rPr>
              <w:t>whether f</w:t>
            </w:r>
            <w:r w:rsidR="00633433" w:rsidRPr="00F42D7C">
              <w:rPr>
                <w:rFonts w:ascii="Times New Roman" w:hAnsi="Times New Roman"/>
              </w:rPr>
              <w:t>ollowing</w:t>
            </w:r>
            <w:r w:rsidRPr="00F42D7C">
              <w:rPr>
                <w:rFonts w:ascii="Times New Roman" w:eastAsia="SimSun" w:hAnsi="Times New Roman"/>
                <w:lang w:val="en-US"/>
              </w:rPr>
              <w:t xml:space="preserve"> VA visualizations</w:t>
            </w:r>
            <w:r w:rsidRPr="00F42D7C">
              <w:rPr>
                <w:rFonts w:ascii="Times New Roman" w:hAnsi="Times New Roman"/>
              </w:rPr>
              <w:t xml:space="preserve"> are </w:t>
            </w:r>
            <w:r w:rsidRPr="00F42D7C">
              <w:rPr>
                <w:rFonts w:ascii="Times New Roman" w:eastAsia="SimSun" w:hAnsi="Times New Roman"/>
                <w:lang w:val="en-US"/>
              </w:rPr>
              <w:t>proper</w:t>
            </w:r>
            <w:r w:rsidRPr="00F42D7C">
              <w:rPr>
                <w:rFonts w:ascii="Times New Roman" w:hAnsi="Times New Roman"/>
              </w:rPr>
              <w:t xml:space="preserve"> design </w:t>
            </w:r>
          </w:p>
          <w:p w14:paraId="018CBB1A" w14:textId="77777777" w:rsidR="00C178B1" w:rsidRPr="00F42D7C" w:rsidRDefault="00C178B1" w:rsidP="00911D5D">
            <w:pPr>
              <w:pStyle w:val="BulletStyle1"/>
              <w:numPr>
                <w:ilvl w:val="0"/>
                <w:numId w:val="17"/>
              </w:numPr>
              <w:spacing w:before="120" w:after="120" w:line="276" w:lineRule="auto"/>
              <w:rPr>
                <w:rFonts w:ascii="Times New Roman" w:hAnsi="Times New Roman"/>
              </w:rPr>
            </w:pPr>
            <w:r w:rsidRPr="00F42D7C">
              <w:rPr>
                <w:rFonts w:ascii="Times New Roman" w:eastAsia="SimSun" w:hAnsi="Times New Roman"/>
                <w:lang w:val="en-US"/>
              </w:rPr>
              <w:t>The overview map(with top 10 airports)</w:t>
            </w:r>
            <w:r w:rsidR="002F0AF0" w:rsidRPr="00F42D7C">
              <w:rPr>
                <w:rFonts w:ascii="Times New Roman" w:eastAsia="SimSun" w:hAnsi="Times New Roman"/>
                <w:lang w:val="en-US"/>
              </w:rPr>
              <w:t>—</w:t>
            </w:r>
            <w:r w:rsidRPr="00F42D7C">
              <w:rPr>
                <w:rFonts w:ascii="Times New Roman" w:eastAsia="SimSun" w:hAnsi="Times New Roman"/>
                <w:lang w:val="en-US"/>
              </w:rPr>
              <w:t>d3</w:t>
            </w:r>
          </w:p>
          <w:p w14:paraId="0EF274F8" w14:textId="77777777" w:rsidR="00C178B1" w:rsidRPr="00F42D7C" w:rsidRDefault="00C178B1" w:rsidP="00911D5D">
            <w:pPr>
              <w:pStyle w:val="BulletStyle1"/>
              <w:numPr>
                <w:ilvl w:val="0"/>
                <w:numId w:val="17"/>
              </w:numPr>
              <w:spacing w:before="120" w:after="120" w:line="276" w:lineRule="auto"/>
              <w:rPr>
                <w:rFonts w:ascii="Times New Roman" w:hAnsi="Times New Roman"/>
              </w:rPr>
            </w:pPr>
            <w:r w:rsidRPr="00F42D7C">
              <w:rPr>
                <w:rFonts w:ascii="Times New Roman" w:eastAsia="SimSun" w:hAnsi="Times New Roman"/>
                <w:lang w:val="en-US"/>
              </w:rPr>
              <w:t>The map-ArcGIS</w:t>
            </w:r>
          </w:p>
          <w:p w14:paraId="067DFB21" w14:textId="77777777"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Daily heat</w:t>
            </w:r>
            <w:r w:rsidR="00B9608A">
              <w:rPr>
                <w:rFonts w:ascii="Times New Roman" w:eastAsia="SimSun" w:hAnsi="Times New Roman"/>
                <w:lang w:val="en-US"/>
              </w:rPr>
              <w:t xml:space="preserve"> </w:t>
            </w:r>
            <w:r w:rsidRPr="00F42D7C">
              <w:rPr>
                <w:rFonts w:ascii="Times New Roman" w:eastAsia="SimSun" w:hAnsi="Times New Roman"/>
                <w:lang w:val="en-US"/>
              </w:rPr>
              <w:t>map(Calendar)-d3</w:t>
            </w:r>
          </w:p>
          <w:p w14:paraId="2A17E656" w14:textId="77777777"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Bubble chart(with top 10 airlines)</w:t>
            </w:r>
          </w:p>
          <w:p w14:paraId="71EC3C0E" w14:textId="77777777"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 xml:space="preserve">Coordination matrix(with  </w:t>
            </w:r>
            <w:r w:rsidR="00B9608A" w:rsidRPr="00F42D7C">
              <w:rPr>
                <w:rFonts w:ascii="Times New Roman" w:eastAsia="SimSun" w:hAnsi="Times New Roman"/>
                <w:lang w:val="en-US"/>
              </w:rPr>
              <w:t>security, weather</w:t>
            </w:r>
            <w:r w:rsidRPr="00F42D7C">
              <w:rPr>
                <w:rFonts w:ascii="Times New Roman" w:eastAsia="SimSun" w:hAnsi="Times New Roman"/>
                <w:lang w:val="en-US"/>
              </w:rPr>
              <w:t xml:space="preserve"> and so on)</w:t>
            </w:r>
          </w:p>
          <w:p w14:paraId="0EC8E03C" w14:textId="77777777"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GGPlot-R</w:t>
            </w:r>
          </w:p>
          <w:p w14:paraId="4B4F1252" w14:textId="77777777"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Bar chart-tableau</w:t>
            </w:r>
          </w:p>
          <w:p w14:paraId="337EBA4B" w14:textId="77777777"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Line chart-tableau</w:t>
            </w:r>
          </w:p>
        </w:tc>
      </w:tr>
      <w:tr w:rsidR="00C178B1" w:rsidRPr="00F42D7C" w14:paraId="5FADA9C5" w14:textId="77777777" w:rsidTr="003D45C6">
        <w:tc>
          <w:tcPr>
            <w:tcW w:w="1696" w:type="dxa"/>
          </w:tcPr>
          <w:p w14:paraId="4715A4CE"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14:paraId="24605A04" w14:textId="77777777" w:rsidR="00C178B1" w:rsidRPr="00F42D7C" w:rsidRDefault="00C178B1" w:rsidP="00911D5D">
            <w:pPr>
              <w:pStyle w:val="ListParagraph1"/>
              <w:numPr>
                <w:ilvl w:val="0"/>
                <w:numId w:val="13"/>
              </w:numPr>
              <w:spacing w:before="120" w:after="120"/>
              <w:ind w:left="357" w:hanging="357"/>
              <w:rPr>
                <w:rFonts w:ascii="Times New Roman" w:hAnsi="Times New Roman"/>
              </w:rPr>
            </w:pPr>
            <w:r w:rsidRPr="00F42D7C">
              <w:rPr>
                <w:rFonts w:ascii="Times New Roman" w:eastAsia="SimSun" w:hAnsi="Times New Roman"/>
                <w:lang w:val="en-US" w:eastAsia="zh-CN"/>
              </w:rPr>
              <w:t>Discuss and choose the proper</w:t>
            </w:r>
            <w:r w:rsidRPr="00F42D7C">
              <w:rPr>
                <w:rFonts w:ascii="Times New Roman" w:hAnsi="Times New Roman"/>
              </w:rPr>
              <w:t xml:space="preserve"> visualisation </w:t>
            </w:r>
            <w:r w:rsidRPr="00F42D7C">
              <w:rPr>
                <w:rFonts w:ascii="Times New Roman" w:eastAsia="SimSun" w:hAnsi="Times New Roman"/>
                <w:lang w:val="en-US" w:eastAsia="zh-CN"/>
              </w:rPr>
              <w:t xml:space="preserve">in the frame design </w:t>
            </w:r>
          </w:p>
          <w:p w14:paraId="1F6A0380" w14:textId="77777777" w:rsidR="00C178B1" w:rsidRPr="00F42D7C" w:rsidRDefault="00C178B1" w:rsidP="00911D5D">
            <w:pPr>
              <w:pStyle w:val="ListParagraph1"/>
              <w:numPr>
                <w:ilvl w:val="0"/>
                <w:numId w:val="13"/>
              </w:numPr>
              <w:spacing w:before="120" w:after="120"/>
              <w:ind w:left="357" w:hanging="357"/>
              <w:rPr>
                <w:rFonts w:ascii="Times New Roman" w:hAnsi="Times New Roman"/>
              </w:rPr>
            </w:pPr>
            <w:r w:rsidRPr="00F42D7C">
              <w:rPr>
                <w:rFonts w:ascii="Times New Roman" w:eastAsia="SimSun" w:hAnsi="Times New Roman"/>
                <w:lang w:val="en-US" w:eastAsia="zh-CN"/>
              </w:rPr>
              <w:t>Complete</w:t>
            </w:r>
            <w:r w:rsidRPr="00F42D7C">
              <w:rPr>
                <w:rFonts w:ascii="Times New Roman" w:hAnsi="Times New Roman"/>
              </w:rPr>
              <w:t xml:space="preserve"> best </w:t>
            </w:r>
            <w:r w:rsidRPr="00F42D7C">
              <w:rPr>
                <w:rFonts w:ascii="Times New Roman" w:eastAsia="SimSun" w:hAnsi="Times New Roman"/>
                <w:lang w:val="en-US" w:eastAsia="zh-CN"/>
              </w:rPr>
              <w:t xml:space="preserve">frame </w:t>
            </w:r>
            <w:r w:rsidRPr="00F42D7C">
              <w:rPr>
                <w:rFonts w:ascii="Times New Roman" w:hAnsi="Times New Roman"/>
              </w:rPr>
              <w:t xml:space="preserve">design and </w:t>
            </w:r>
            <w:r w:rsidRPr="00F42D7C">
              <w:rPr>
                <w:rFonts w:ascii="Times New Roman" w:eastAsia="SimSun" w:hAnsi="Times New Roman"/>
                <w:lang w:val="en-US" w:eastAsia="zh-CN"/>
              </w:rPr>
              <w:t xml:space="preserve">assign </w:t>
            </w:r>
            <w:r w:rsidRPr="00F42D7C">
              <w:rPr>
                <w:rFonts w:ascii="Times New Roman" w:hAnsi="Times New Roman"/>
              </w:rPr>
              <w:t>visualisation out of all</w:t>
            </w:r>
          </w:p>
          <w:p w14:paraId="41151A3F" w14:textId="77777777"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Nagib</w:t>
            </w:r>
          </w:p>
          <w:p w14:paraId="619CA712" w14:textId="77777777"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Girishkumar</w:t>
            </w:r>
          </w:p>
          <w:p w14:paraId="51C2429E" w14:textId="77777777"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Langley</w:t>
            </w:r>
          </w:p>
          <w:p w14:paraId="24828283" w14:textId="77777777"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Rachel</w:t>
            </w:r>
          </w:p>
          <w:p w14:paraId="3DD5B0A2" w14:textId="77777777"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Alan</w:t>
            </w:r>
          </w:p>
          <w:p w14:paraId="49E616E9" w14:textId="77777777"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Young</w:t>
            </w:r>
          </w:p>
          <w:p w14:paraId="1B09BD3E" w14:textId="77777777" w:rsidR="00C178B1" w:rsidRPr="00F42D7C" w:rsidRDefault="00C178B1" w:rsidP="00C178B1">
            <w:pPr>
              <w:pStyle w:val="ListParagraph1"/>
              <w:spacing w:before="120" w:after="120"/>
              <w:ind w:left="357"/>
              <w:rPr>
                <w:rFonts w:ascii="Times New Roman" w:hAnsi="Times New Roman"/>
              </w:rPr>
            </w:pPr>
          </w:p>
        </w:tc>
      </w:tr>
      <w:tr w:rsidR="00C178B1" w:rsidRPr="00F42D7C" w14:paraId="7E111619" w14:textId="77777777" w:rsidTr="003D45C6">
        <w:tc>
          <w:tcPr>
            <w:tcW w:w="1696" w:type="dxa"/>
          </w:tcPr>
          <w:p w14:paraId="2456D7E4"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14:paraId="32A4F9D4" w14:textId="77777777" w:rsidR="00C178B1" w:rsidRPr="00F42D7C" w:rsidRDefault="00C178B1" w:rsidP="00C178B1">
            <w:pPr>
              <w:pStyle w:val="BulletStyle1"/>
              <w:numPr>
                <w:ilvl w:val="0"/>
                <w:numId w:val="0"/>
              </w:numPr>
              <w:spacing w:before="120" w:after="120"/>
              <w:rPr>
                <w:rFonts w:ascii="Times New Roman" w:eastAsia="SimSun" w:hAnsi="Times New Roman"/>
              </w:rPr>
            </w:pPr>
            <w:r w:rsidRPr="00F42D7C">
              <w:rPr>
                <w:rFonts w:ascii="Times New Roman" w:eastAsia="SimSun" w:hAnsi="Times New Roman"/>
                <w:lang w:val="en-US"/>
              </w:rPr>
              <w:t>Everything is perfect. Fighting.</w:t>
            </w:r>
          </w:p>
        </w:tc>
      </w:tr>
    </w:tbl>
    <w:p w14:paraId="7089C659" w14:textId="77777777"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662"/>
      </w:tblGrid>
      <w:tr w:rsidR="00C178B1" w:rsidRPr="00F42D7C" w14:paraId="28781D0A" w14:textId="77777777" w:rsidTr="003D45C6">
        <w:trPr>
          <w:trHeight w:val="890"/>
        </w:trPr>
        <w:tc>
          <w:tcPr>
            <w:tcW w:w="8217" w:type="dxa"/>
            <w:gridSpan w:val="2"/>
            <w:vAlign w:val="center"/>
          </w:tcPr>
          <w:p w14:paraId="708B3B8A"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-Week8</w:t>
            </w:r>
          </w:p>
        </w:tc>
      </w:tr>
      <w:tr w:rsidR="00C178B1" w:rsidRPr="00F42D7C" w14:paraId="0E68275D" w14:textId="77777777" w:rsidTr="003D45C6">
        <w:tc>
          <w:tcPr>
            <w:tcW w:w="1555" w:type="dxa"/>
          </w:tcPr>
          <w:p w14:paraId="22FEBE82"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662" w:type="dxa"/>
          </w:tcPr>
          <w:p w14:paraId="21DF4BB5" w14:textId="77777777"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26</w:t>
            </w:r>
            <w:r w:rsidRPr="00F42D7C">
              <w:rPr>
                <w:rFonts w:ascii="Times New Roman" w:hAnsi="Times New Roman" w:cs="Times New Roman"/>
                <w:sz w:val="28"/>
                <w:szCs w:val="28"/>
              </w:rPr>
              <w:t xml:space="preserve"> September 2017</w:t>
            </w:r>
          </w:p>
        </w:tc>
      </w:tr>
    </w:tbl>
    <w:p w14:paraId="4CBACEA3"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709"/>
        <w:gridCol w:w="2552"/>
        <w:gridCol w:w="567"/>
        <w:gridCol w:w="1701"/>
        <w:gridCol w:w="425"/>
      </w:tblGrid>
      <w:tr w:rsidR="00C178B1" w:rsidRPr="00F42D7C" w14:paraId="1EB82685" w14:textId="77777777" w:rsidTr="003D45C6">
        <w:tc>
          <w:tcPr>
            <w:tcW w:w="2263" w:type="dxa"/>
            <w:vAlign w:val="bottom"/>
          </w:tcPr>
          <w:p w14:paraId="3596115E"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709" w:type="dxa"/>
          </w:tcPr>
          <w:p w14:paraId="592507EE"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14:paraId="7CAE2BEB"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A6654D"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14:paraId="40D7DD3E"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14:paraId="344F6B91"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14:paraId="65DE5D8F"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72F9C7AC" w14:textId="77777777" w:rsidTr="003D45C6">
        <w:tc>
          <w:tcPr>
            <w:tcW w:w="2263" w:type="dxa"/>
            <w:vAlign w:val="bottom"/>
          </w:tcPr>
          <w:p w14:paraId="19AA818E"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709" w:type="dxa"/>
          </w:tcPr>
          <w:p w14:paraId="3D38D1C5"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14:paraId="47D43A59"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14:paraId="33CF429F"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14:paraId="313BA2E2"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14:paraId="57E478C3"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736E14D5"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555"/>
        <w:gridCol w:w="6662"/>
      </w:tblGrid>
      <w:tr w:rsidR="00C178B1" w:rsidRPr="00F42D7C" w14:paraId="2F93B696" w14:textId="77777777" w:rsidTr="003D45C6">
        <w:tc>
          <w:tcPr>
            <w:tcW w:w="1555" w:type="dxa"/>
          </w:tcPr>
          <w:p w14:paraId="61221940"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662" w:type="dxa"/>
          </w:tcPr>
          <w:p w14:paraId="742F9F69" w14:textId="77777777" w:rsidR="00C178B1" w:rsidRPr="00F42D7C" w:rsidRDefault="00C178B1" w:rsidP="00911D5D">
            <w:pPr>
              <w:pStyle w:val="ListParagraph1"/>
              <w:numPr>
                <w:ilvl w:val="0"/>
                <w:numId w:val="13"/>
              </w:numPr>
              <w:spacing w:after="160" w:line="259" w:lineRule="auto"/>
              <w:ind w:left="357" w:hanging="357"/>
              <w:rPr>
                <w:rFonts w:ascii="Times New Roman" w:hAnsi="Times New Roman"/>
              </w:rPr>
            </w:pPr>
            <w:r w:rsidRPr="00F42D7C">
              <w:rPr>
                <w:rFonts w:ascii="Times New Roman" w:eastAsia="SimSun" w:hAnsi="Times New Roman"/>
                <w:lang w:val="en-US" w:eastAsia="zh-CN"/>
              </w:rPr>
              <w:t>Review Group30 Initial Report</w:t>
            </w:r>
          </w:p>
          <w:p w14:paraId="62038650" w14:textId="77777777" w:rsidR="00C178B1" w:rsidRPr="00F42D7C" w:rsidRDefault="00C178B1" w:rsidP="00911D5D">
            <w:pPr>
              <w:pStyle w:val="ListParagraph1"/>
              <w:numPr>
                <w:ilvl w:val="0"/>
                <w:numId w:val="13"/>
              </w:numPr>
              <w:spacing w:after="160" w:line="259" w:lineRule="auto"/>
              <w:ind w:left="357" w:hanging="357"/>
              <w:rPr>
                <w:rFonts w:ascii="Times New Roman" w:hAnsi="Times New Roman"/>
              </w:rPr>
            </w:pPr>
            <w:r w:rsidRPr="00F42D7C">
              <w:rPr>
                <w:rFonts w:ascii="Times New Roman" w:hAnsi="Times New Roman"/>
              </w:rPr>
              <w:t xml:space="preserve">Discuss </w:t>
            </w:r>
            <w:r w:rsidRPr="00F42D7C">
              <w:rPr>
                <w:rFonts w:ascii="Times New Roman" w:eastAsia="SimSun" w:hAnsi="Times New Roman"/>
                <w:lang w:val="en-US" w:eastAsia="zh-CN"/>
              </w:rPr>
              <w:t>VA diagram</w:t>
            </w:r>
            <w:r w:rsidRPr="00F42D7C">
              <w:rPr>
                <w:rFonts w:ascii="Times New Roman" w:hAnsi="Times New Roman"/>
              </w:rPr>
              <w:t xml:space="preserve"> and Visuali</w:t>
            </w:r>
            <w:r w:rsidRPr="00F42D7C">
              <w:rPr>
                <w:rFonts w:ascii="Times New Roman" w:eastAsia="SimSun" w:hAnsi="Times New Roman"/>
                <w:lang w:val="en-US" w:eastAsia="zh-CN"/>
              </w:rPr>
              <w:t>z</w:t>
            </w:r>
            <w:r w:rsidRPr="00F42D7C">
              <w:rPr>
                <w:rFonts w:ascii="Times New Roman" w:hAnsi="Times New Roman"/>
              </w:rPr>
              <w:t>ation</w:t>
            </w:r>
          </w:p>
          <w:p w14:paraId="3C449EFA" w14:textId="77777777" w:rsidR="00C178B1" w:rsidRPr="00F42D7C" w:rsidRDefault="00C178B1" w:rsidP="00911D5D">
            <w:pPr>
              <w:pStyle w:val="ListParagraph1"/>
              <w:numPr>
                <w:ilvl w:val="0"/>
                <w:numId w:val="13"/>
              </w:numPr>
              <w:spacing w:before="120" w:after="120" w:line="259" w:lineRule="auto"/>
              <w:ind w:left="357" w:hanging="357"/>
              <w:rPr>
                <w:rFonts w:ascii="Times New Roman" w:hAnsi="Times New Roman"/>
              </w:rPr>
            </w:pPr>
            <w:r w:rsidRPr="00F42D7C">
              <w:rPr>
                <w:rFonts w:ascii="Times New Roman" w:eastAsia="SimSun" w:hAnsi="Times New Roman"/>
                <w:lang w:val="en-US" w:eastAsia="zh-CN"/>
              </w:rPr>
              <w:t>Signed up Cover Sheet</w:t>
            </w:r>
          </w:p>
        </w:tc>
      </w:tr>
      <w:tr w:rsidR="00C178B1" w:rsidRPr="00F42D7C" w14:paraId="7D449D7D" w14:textId="77777777" w:rsidTr="003D45C6">
        <w:tc>
          <w:tcPr>
            <w:tcW w:w="1555" w:type="dxa"/>
          </w:tcPr>
          <w:p w14:paraId="50D06332"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662" w:type="dxa"/>
          </w:tcPr>
          <w:p w14:paraId="657A52AC"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Suggestions:</w:t>
            </w:r>
          </w:p>
          <w:p w14:paraId="20C284B3" w14:textId="77777777" w:rsidR="00C178B1" w:rsidRPr="00F42D7C" w:rsidRDefault="00C178B1" w:rsidP="00911D5D">
            <w:pPr>
              <w:pStyle w:val="BulletStyle1"/>
              <w:numPr>
                <w:ilvl w:val="0"/>
                <w:numId w:val="14"/>
              </w:numPr>
              <w:spacing w:before="120" w:after="120" w:line="259" w:lineRule="auto"/>
              <w:rPr>
                <w:rFonts w:ascii="Times New Roman" w:hAnsi="Times New Roman"/>
                <w:b/>
              </w:rPr>
            </w:pPr>
            <w:r w:rsidRPr="00F42D7C">
              <w:rPr>
                <w:rFonts w:ascii="Times New Roman" w:eastAsia="SimSun" w:hAnsi="Times New Roman"/>
                <w:lang w:val="en-US"/>
              </w:rPr>
              <w:t xml:space="preserve">Final </w:t>
            </w:r>
            <w:r w:rsidR="00B9608A" w:rsidRPr="00F42D7C">
              <w:rPr>
                <w:rFonts w:ascii="Times New Roman" w:eastAsia="SimSun" w:hAnsi="Times New Roman"/>
                <w:lang w:val="en-US"/>
              </w:rPr>
              <w:t>review</w:t>
            </w:r>
            <w:r w:rsidRPr="00F42D7C">
              <w:rPr>
                <w:rFonts w:ascii="Times New Roman" w:eastAsia="SimSun" w:hAnsi="Times New Roman"/>
                <w:lang w:val="en-US"/>
              </w:rPr>
              <w:t xml:space="preserve"> Initial Report befor</w:t>
            </w:r>
            <w:r w:rsidR="00B9608A">
              <w:rPr>
                <w:rFonts w:ascii="Times New Roman" w:eastAsia="SimSun" w:hAnsi="Times New Roman"/>
                <w:lang w:val="en-US"/>
              </w:rPr>
              <w:t xml:space="preserve">e </w:t>
            </w:r>
            <w:r w:rsidRPr="00F42D7C">
              <w:rPr>
                <w:rFonts w:ascii="Times New Roman" w:eastAsia="SimSun" w:hAnsi="Times New Roman"/>
                <w:lang w:val="en-US"/>
              </w:rPr>
              <w:t>next meeting (27/9/2017 at 9:30</w:t>
            </w:r>
            <w:r w:rsidR="00B9608A">
              <w:rPr>
                <w:rFonts w:ascii="Times New Roman" w:eastAsia="SimSun" w:hAnsi="Times New Roman"/>
                <w:lang w:val="en-US"/>
              </w:rPr>
              <w:t xml:space="preserve"> pm</w:t>
            </w:r>
            <w:r w:rsidRPr="00F42D7C">
              <w:rPr>
                <w:rFonts w:ascii="Times New Roman" w:eastAsia="SimSun" w:hAnsi="Times New Roman"/>
                <w:lang w:val="en-US"/>
              </w:rPr>
              <w:t>)</w:t>
            </w:r>
          </w:p>
          <w:p w14:paraId="6169964D"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2AB7E88F" w14:textId="77777777" w:rsidR="00C178B1" w:rsidRPr="00F42D7C" w:rsidRDefault="00C178B1" w:rsidP="00911D5D">
            <w:pPr>
              <w:pStyle w:val="BulletStyle1"/>
              <w:numPr>
                <w:ilvl w:val="0"/>
                <w:numId w:val="18"/>
              </w:numPr>
              <w:spacing w:before="120" w:after="120" w:line="259" w:lineRule="auto"/>
              <w:rPr>
                <w:rFonts w:ascii="Times New Roman" w:hAnsi="Times New Roman"/>
              </w:rPr>
            </w:pPr>
            <w:r w:rsidRPr="00F42D7C">
              <w:rPr>
                <w:rFonts w:ascii="Times New Roman" w:hAnsi="Times New Roman"/>
              </w:rPr>
              <w:t>Review</w:t>
            </w:r>
            <w:r w:rsidR="00B9608A">
              <w:rPr>
                <w:rFonts w:ascii="Times New Roman" w:hAnsi="Times New Roman"/>
              </w:rPr>
              <w:t xml:space="preserve"> </w:t>
            </w:r>
            <w:r w:rsidRPr="00F42D7C">
              <w:rPr>
                <w:rFonts w:ascii="Times New Roman" w:hAnsi="Times New Roman"/>
              </w:rPr>
              <w:t xml:space="preserve">and discussion </w:t>
            </w:r>
            <w:r w:rsidR="00B9608A" w:rsidRPr="00F42D7C">
              <w:rPr>
                <w:rFonts w:ascii="Times New Roman" w:hAnsi="Times New Roman"/>
              </w:rPr>
              <w:t>following</w:t>
            </w:r>
            <w:r w:rsidRPr="00F42D7C">
              <w:rPr>
                <w:rFonts w:ascii="Times New Roman" w:eastAsia="SimSun" w:hAnsi="Times New Roman"/>
                <w:lang w:val="en-US"/>
              </w:rPr>
              <w:t xml:space="preserve"> VA visualizations</w:t>
            </w:r>
            <w:r w:rsidRPr="00F42D7C">
              <w:rPr>
                <w:rFonts w:ascii="Times New Roman" w:hAnsi="Times New Roman"/>
              </w:rPr>
              <w:t xml:space="preserve">design </w:t>
            </w:r>
          </w:p>
          <w:p w14:paraId="6C616E98" w14:textId="77777777"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The overview map(with top 10 airports)</w:t>
            </w:r>
            <w:r w:rsidR="002F0AF0" w:rsidRPr="00F42D7C">
              <w:rPr>
                <w:rFonts w:ascii="Times New Roman" w:eastAsia="SimSun" w:hAnsi="Times New Roman"/>
                <w:lang w:val="en-US"/>
              </w:rPr>
              <w:t>—</w:t>
            </w:r>
            <w:r w:rsidRPr="00F42D7C">
              <w:rPr>
                <w:rFonts w:ascii="Times New Roman" w:eastAsia="SimSun" w:hAnsi="Times New Roman"/>
                <w:lang w:val="en-US"/>
              </w:rPr>
              <w:t>d3</w:t>
            </w:r>
          </w:p>
          <w:p w14:paraId="70DCA358" w14:textId="77777777"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The map-ArcGIS</w:t>
            </w:r>
          </w:p>
          <w:p w14:paraId="5B7356FC"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Daily heat</w:t>
            </w:r>
            <w:r w:rsidR="00B9608A">
              <w:rPr>
                <w:rFonts w:ascii="Times New Roman" w:eastAsia="SimSun" w:hAnsi="Times New Roman"/>
                <w:lang w:val="en-US"/>
              </w:rPr>
              <w:t xml:space="preserve"> </w:t>
            </w:r>
            <w:r w:rsidRPr="00F42D7C">
              <w:rPr>
                <w:rFonts w:ascii="Times New Roman" w:eastAsia="SimSun" w:hAnsi="Times New Roman"/>
                <w:lang w:val="en-US"/>
              </w:rPr>
              <w:t>map(Calendar)-d3</w:t>
            </w:r>
          </w:p>
          <w:p w14:paraId="72DCF0AA"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Bubble chart(with top 10 airlines)</w:t>
            </w:r>
          </w:p>
          <w:p w14:paraId="210991E9"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 xml:space="preserve">Coordination matrix(with  </w:t>
            </w:r>
            <w:r w:rsidR="00B9608A" w:rsidRPr="00F42D7C">
              <w:rPr>
                <w:rFonts w:ascii="Times New Roman" w:eastAsia="SimSun" w:hAnsi="Times New Roman"/>
                <w:lang w:val="en-US"/>
              </w:rPr>
              <w:t>security, weather</w:t>
            </w:r>
            <w:r w:rsidRPr="00F42D7C">
              <w:rPr>
                <w:rFonts w:ascii="Times New Roman" w:eastAsia="SimSun" w:hAnsi="Times New Roman"/>
                <w:lang w:val="en-US"/>
              </w:rPr>
              <w:t xml:space="preserve"> and so on)</w:t>
            </w:r>
          </w:p>
          <w:p w14:paraId="072F5DB5"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GGPlot-R</w:t>
            </w:r>
          </w:p>
          <w:p w14:paraId="3F2A95DC"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Bar chart-tableau</w:t>
            </w:r>
          </w:p>
          <w:p w14:paraId="5FC40019"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Line chart-tableau</w:t>
            </w:r>
          </w:p>
        </w:tc>
      </w:tr>
      <w:tr w:rsidR="00C178B1" w:rsidRPr="00F42D7C" w14:paraId="7104678F" w14:textId="77777777" w:rsidTr="003D45C6">
        <w:tc>
          <w:tcPr>
            <w:tcW w:w="1555" w:type="dxa"/>
          </w:tcPr>
          <w:p w14:paraId="4C5ABF84"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662" w:type="dxa"/>
          </w:tcPr>
          <w:p w14:paraId="50721593" w14:textId="77777777" w:rsidR="00C178B1" w:rsidRPr="00F42D7C" w:rsidRDefault="00C178B1" w:rsidP="00911D5D">
            <w:pPr>
              <w:pStyle w:val="ListParagraph1"/>
              <w:numPr>
                <w:ilvl w:val="0"/>
                <w:numId w:val="13"/>
              </w:numPr>
              <w:spacing w:before="120" w:after="120" w:line="259" w:lineRule="auto"/>
              <w:ind w:left="357" w:hanging="357"/>
              <w:rPr>
                <w:rFonts w:ascii="Times New Roman" w:hAnsi="Times New Roman"/>
              </w:rPr>
            </w:pPr>
            <w:r w:rsidRPr="00F42D7C">
              <w:rPr>
                <w:rFonts w:ascii="Times New Roman" w:eastAsia="SimSun" w:hAnsi="Times New Roman"/>
                <w:lang w:val="en-US" w:eastAsia="zh-CN"/>
              </w:rPr>
              <w:t>Discuss and continue implement</w:t>
            </w:r>
            <w:r w:rsidRPr="00F42D7C">
              <w:rPr>
                <w:rFonts w:ascii="Times New Roman" w:hAnsi="Times New Roman"/>
              </w:rPr>
              <w:t xml:space="preserve"> visualisation </w:t>
            </w:r>
            <w:r w:rsidRPr="00F42D7C">
              <w:rPr>
                <w:rFonts w:ascii="Times New Roman" w:eastAsia="SimSun" w:hAnsi="Times New Roman"/>
                <w:lang w:val="en-US" w:eastAsia="zh-CN"/>
              </w:rPr>
              <w:t>in the frame design</w:t>
            </w:r>
          </w:p>
          <w:p w14:paraId="43B29473" w14:textId="77777777" w:rsidR="00C178B1" w:rsidRPr="00F42D7C" w:rsidRDefault="00C178B1" w:rsidP="00911D5D">
            <w:pPr>
              <w:pStyle w:val="ListParagraph1"/>
              <w:numPr>
                <w:ilvl w:val="0"/>
                <w:numId w:val="13"/>
              </w:numPr>
              <w:spacing w:before="120" w:after="120" w:line="259" w:lineRule="auto"/>
              <w:ind w:left="357" w:hanging="357"/>
              <w:rPr>
                <w:rFonts w:ascii="Times New Roman" w:hAnsi="Times New Roman"/>
              </w:rPr>
            </w:pPr>
            <w:r w:rsidRPr="00F42D7C">
              <w:rPr>
                <w:rFonts w:ascii="Times New Roman" w:eastAsia="SimSun" w:hAnsi="Times New Roman"/>
                <w:lang w:val="en-US" w:eastAsia="zh-CN"/>
              </w:rPr>
              <w:t>Final review Initial Report before summit</w:t>
            </w:r>
          </w:p>
          <w:p w14:paraId="34F5D6C5"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14:paraId="563D18FC"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Girishkumar</w:t>
            </w:r>
          </w:p>
          <w:p w14:paraId="00F45816"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14:paraId="38E403FB"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14:paraId="1E7992AC"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14:paraId="38FC914C"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14:paraId="4C5EEF05" w14:textId="77777777" w:rsidR="00C178B1" w:rsidRPr="00F42D7C" w:rsidRDefault="00C178B1" w:rsidP="00C178B1">
            <w:pPr>
              <w:pStyle w:val="ListParagraph1"/>
              <w:spacing w:before="120" w:after="120"/>
              <w:ind w:left="357"/>
              <w:rPr>
                <w:rFonts w:ascii="Times New Roman" w:hAnsi="Times New Roman"/>
              </w:rPr>
            </w:pPr>
          </w:p>
        </w:tc>
      </w:tr>
      <w:tr w:rsidR="00C178B1" w:rsidRPr="00F42D7C" w14:paraId="6F7C3A8B" w14:textId="77777777" w:rsidTr="003D45C6">
        <w:tc>
          <w:tcPr>
            <w:tcW w:w="1555" w:type="dxa"/>
          </w:tcPr>
          <w:p w14:paraId="5105C37F"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662" w:type="dxa"/>
          </w:tcPr>
          <w:p w14:paraId="6529C45D" w14:textId="77777777"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We are good progress and very productive.</w:t>
            </w:r>
          </w:p>
          <w:p w14:paraId="0E5F0CD7" w14:textId="77777777" w:rsidR="00C178B1" w:rsidRPr="00F42D7C" w:rsidRDefault="00C178B1" w:rsidP="00C178B1">
            <w:pPr>
              <w:pStyle w:val="BulletStyle1"/>
              <w:numPr>
                <w:ilvl w:val="0"/>
                <w:numId w:val="0"/>
              </w:numPr>
              <w:spacing w:before="120" w:after="120"/>
              <w:rPr>
                <w:rFonts w:ascii="Times New Roman" w:eastAsia="SimSun" w:hAnsi="Times New Roman"/>
              </w:rPr>
            </w:pPr>
          </w:p>
        </w:tc>
      </w:tr>
    </w:tbl>
    <w:p w14:paraId="0BDEC74F" w14:textId="77777777" w:rsidR="00C178B1" w:rsidRPr="00F42D7C" w:rsidRDefault="00C178B1" w:rsidP="00C178B1">
      <w:pPr>
        <w:rPr>
          <w:rFonts w:ascii="Times New Roman" w:hAnsi="Times New Roman" w:cs="Times New Roman"/>
        </w:rPr>
      </w:pPr>
    </w:p>
    <w:p w14:paraId="7C90C8E2" w14:textId="77777777"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6430"/>
      </w:tblGrid>
      <w:tr w:rsidR="00C178B1" w:rsidRPr="00F42D7C" w14:paraId="59655049" w14:textId="77777777" w:rsidTr="009E3668">
        <w:trPr>
          <w:trHeight w:val="800"/>
        </w:trPr>
        <w:tc>
          <w:tcPr>
            <w:tcW w:w="8217" w:type="dxa"/>
            <w:gridSpan w:val="2"/>
            <w:vAlign w:val="center"/>
          </w:tcPr>
          <w:p w14:paraId="5977863A" w14:textId="77777777" w:rsidR="00C178B1" w:rsidRPr="00F42D7C" w:rsidRDefault="00C178B1" w:rsidP="002F0AF0">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-Week8</w:t>
            </w:r>
          </w:p>
        </w:tc>
      </w:tr>
      <w:tr w:rsidR="00C178B1" w:rsidRPr="00F42D7C" w14:paraId="02AA1F6B" w14:textId="77777777" w:rsidTr="009E3668">
        <w:tc>
          <w:tcPr>
            <w:tcW w:w="1787" w:type="dxa"/>
          </w:tcPr>
          <w:p w14:paraId="1EC5EBF8"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430" w:type="dxa"/>
          </w:tcPr>
          <w:p w14:paraId="29FA4EB4" w14:textId="77777777"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27</w:t>
            </w:r>
            <w:r w:rsidRPr="00F42D7C">
              <w:rPr>
                <w:rFonts w:ascii="Times New Roman" w:hAnsi="Times New Roman" w:cs="Times New Roman"/>
                <w:sz w:val="28"/>
                <w:szCs w:val="28"/>
              </w:rPr>
              <w:t xml:space="preserve"> September 2017</w:t>
            </w:r>
          </w:p>
        </w:tc>
      </w:tr>
    </w:tbl>
    <w:p w14:paraId="5383FF0C"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405"/>
        <w:gridCol w:w="567"/>
        <w:gridCol w:w="2552"/>
        <w:gridCol w:w="567"/>
        <w:gridCol w:w="1701"/>
        <w:gridCol w:w="425"/>
      </w:tblGrid>
      <w:tr w:rsidR="00C178B1" w:rsidRPr="00F42D7C" w14:paraId="0376FF2B" w14:textId="77777777" w:rsidTr="009E3668">
        <w:tc>
          <w:tcPr>
            <w:tcW w:w="2405" w:type="dxa"/>
            <w:vAlign w:val="bottom"/>
          </w:tcPr>
          <w:p w14:paraId="09DC4B87"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14:paraId="634A2E31"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14:paraId="2FDAF7D3"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B9608A">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14:paraId="7E623450"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14:paraId="187DD907"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14:paraId="2EFB8DAD"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562F9C54" w14:textId="77777777" w:rsidTr="009E3668">
        <w:tc>
          <w:tcPr>
            <w:tcW w:w="2405" w:type="dxa"/>
            <w:vAlign w:val="bottom"/>
          </w:tcPr>
          <w:p w14:paraId="0727B585"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567" w:type="dxa"/>
          </w:tcPr>
          <w:p w14:paraId="196B58D4"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14:paraId="463B889E"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14:paraId="74F4F9CD"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14:paraId="75201698"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14:paraId="6B0FBF6D"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7B8D135C"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6379"/>
      </w:tblGrid>
      <w:tr w:rsidR="00C178B1" w:rsidRPr="00F42D7C" w14:paraId="155708DD" w14:textId="77777777" w:rsidTr="009E3668">
        <w:tc>
          <w:tcPr>
            <w:tcW w:w="1838" w:type="dxa"/>
          </w:tcPr>
          <w:p w14:paraId="6E2CB03F"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379" w:type="dxa"/>
          </w:tcPr>
          <w:p w14:paraId="43725C98" w14:textId="77777777"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Review the Group30 Initial Report</w:t>
            </w:r>
          </w:p>
        </w:tc>
      </w:tr>
      <w:tr w:rsidR="00C178B1" w:rsidRPr="00F42D7C" w14:paraId="30D7E448" w14:textId="77777777" w:rsidTr="009E3668">
        <w:tc>
          <w:tcPr>
            <w:tcW w:w="1838" w:type="dxa"/>
          </w:tcPr>
          <w:p w14:paraId="46FBD15D"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379" w:type="dxa"/>
          </w:tcPr>
          <w:p w14:paraId="459BB6C6"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01BFA98B"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initial report and finalise final draft</w:t>
            </w:r>
          </w:p>
        </w:tc>
      </w:tr>
      <w:tr w:rsidR="00C178B1" w:rsidRPr="00F42D7C" w14:paraId="73F5BBAA" w14:textId="77777777" w:rsidTr="009E3668">
        <w:tc>
          <w:tcPr>
            <w:tcW w:w="1838" w:type="dxa"/>
          </w:tcPr>
          <w:p w14:paraId="655D6D22"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379" w:type="dxa"/>
          </w:tcPr>
          <w:p w14:paraId="4C308D10" w14:textId="77777777" w:rsidR="00C178B1" w:rsidRPr="00F42D7C" w:rsidRDefault="00C178B1"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Final review of Initial Report</w:t>
            </w:r>
          </w:p>
          <w:p w14:paraId="7DA0853C"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14:paraId="12245A9E"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Girishkumar</w:t>
            </w:r>
          </w:p>
          <w:p w14:paraId="17B510C7"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14:paraId="185170AC"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14:paraId="075C29D0"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14:paraId="75BCD44B"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14:paraId="6829493D" w14:textId="77777777" w:rsidR="00C178B1" w:rsidRPr="00F42D7C" w:rsidRDefault="00C178B1" w:rsidP="00911D5D">
            <w:pPr>
              <w:pStyle w:val="ListParagraph1"/>
              <w:numPr>
                <w:ilvl w:val="0"/>
                <w:numId w:val="13"/>
              </w:numPr>
              <w:spacing w:before="120" w:after="120" w:line="259" w:lineRule="auto"/>
              <w:rPr>
                <w:rFonts w:ascii="Times New Roman" w:hAnsi="Times New Roman"/>
              </w:rPr>
            </w:pPr>
            <w:r w:rsidRPr="00F42D7C">
              <w:rPr>
                <w:rFonts w:ascii="Times New Roman" w:hAnsi="Times New Roman"/>
              </w:rPr>
              <w:t>Submission of Initial Report</w:t>
            </w:r>
          </w:p>
          <w:p w14:paraId="12EB9D14"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tc>
      </w:tr>
      <w:tr w:rsidR="00C178B1" w:rsidRPr="00F42D7C" w14:paraId="38E19956" w14:textId="77777777" w:rsidTr="009E3668">
        <w:tc>
          <w:tcPr>
            <w:tcW w:w="1838" w:type="dxa"/>
          </w:tcPr>
          <w:p w14:paraId="352D59D3"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379" w:type="dxa"/>
          </w:tcPr>
          <w:p w14:paraId="27DBD13D" w14:textId="77777777"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First assignment for initial report now completed</w:t>
            </w:r>
          </w:p>
          <w:p w14:paraId="36F6E5FB" w14:textId="77777777" w:rsidR="00C178B1" w:rsidRPr="00F42D7C" w:rsidRDefault="00C178B1" w:rsidP="00C178B1">
            <w:pPr>
              <w:pStyle w:val="BulletStyle1"/>
              <w:numPr>
                <w:ilvl w:val="0"/>
                <w:numId w:val="0"/>
              </w:numPr>
              <w:spacing w:before="120" w:after="120"/>
              <w:rPr>
                <w:rFonts w:ascii="Times New Roman" w:eastAsia="SimSun" w:hAnsi="Times New Roman"/>
              </w:rPr>
            </w:pPr>
          </w:p>
        </w:tc>
      </w:tr>
    </w:tbl>
    <w:p w14:paraId="41C45933" w14:textId="77777777" w:rsidR="00C178B1" w:rsidRPr="00F42D7C" w:rsidRDefault="00C178B1" w:rsidP="00C178B1">
      <w:pPr>
        <w:rPr>
          <w:rFonts w:ascii="Times New Roman" w:hAnsi="Times New Roman" w:cs="Times New Roman"/>
        </w:rPr>
      </w:pPr>
    </w:p>
    <w:p w14:paraId="249ED504" w14:textId="77777777" w:rsidR="00C178B1" w:rsidRPr="00F42D7C" w:rsidRDefault="00C178B1" w:rsidP="00C178B1">
      <w:pPr>
        <w:rPr>
          <w:rFonts w:ascii="Times New Roman" w:hAnsi="Times New Roman" w:cs="Times New Roman"/>
        </w:rPr>
      </w:pPr>
    </w:p>
    <w:p w14:paraId="7C5ECBF9" w14:textId="77777777" w:rsidR="00C178B1" w:rsidRPr="00F42D7C" w:rsidRDefault="00C178B1" w:rsidP="00C178B1">
      <w:pPr>
        <w:rPr>
          <w:rFonts w:ascii="Times New Roman" w:hAnsi="Times New Roman" w:cs="Times New Roman"/>
        </w:rPr>
      </w:pPr>
    </w:p>
    <w:p w14:paraId="5BC40146" w14:textId="77777777" w:rsidR="00C178B1" w:rsidRPr="00F42D7C" w:rsidRDefault="00C178B1" w:rsidP="00C178B1">
      <w:pPr>
        <w:rPr>
          <w:rFonts w:ascii="Times New Roman" w:hAnsi="Times New Roman" w:cs="Times New Roman"/>
        </w:rPr>
      </w:pPr>
    </w:p>
    <w:p w14:paraId="0971B0FA" w14:textId="77777777" w:rsidR="00C178B1" w:rsidRPr="00F42D7C" w:rsidRDefault="00C178B1" w:rsidP="00C178B1">
      <w:pPr>
        <w:rPr>
          <w:rFonts w:ascii="Times New Roman" w:hAnsi="Times New Roman" w:cs="Times New Roman"/>
        </w:rPr>
      </w:pPr>
    </w:p>
    <w:p w14:paraId="699F126D" w14:textId="77777777" w:rsidR="00C178B1" w:rsidRPr="00F42D7C" w:rsidRDefault="00C178B1" w:rsidP="00C178B1">
      <w:pPr>
        <w:rPr>
          <w:rFonts w:ascii="Times New Roman" w:hAnsi="Times New Roman" w:cs="Times New Roman"/>
        </w:rPr>
      </w:pPr>
    </w:p>
    <w:p w14:paraId="1692D4DD" w14:textId="77777777" w:rsidR="00C178B1" w:rsidRPr="00F42D7C" w:rsidRDefault="00C178B1" w:rsidP="00C178B1">
      <w:pPr>
        <w:rPr>
          <w:rFonts w:ascii="Times New Roman" w:hAnsi="Times New Roman" w:cs="Times New Roman"/>
        </w:rPr>
      </w:pPr>
    </w:p>
    <w:p w14:paraId="19FCE007" w14:textId="77777777" w:rsidR="00C178B1" w:rsidRPr="00F42D7C" w:rsidRDefault="00C178B1" w:rsidP="00C178B1">
      <w:pPr>
        <w:rPr>
          <w:rFonts w:ascii="Times New Roman" w:hAnsi="Times New Roman" w:cs="Times New Roman"/>
        </w:rPr>
      </w:pPr>
    </w:p>
    <w:p w14:paraId="152B39CC" w14:textId="77777777" w:rsidR="00C178B1" w:rsidRPr="00F42D7C" w:rsidRDefault="00C178B1" w:rsidP="00C178B1">
      <w:pPr>
        <w:rPr>
          <w:rFonts w:ascii="Times New Roman" w:hAnsi="Times New Roman" w:cs="Times New Roman"/>
        </w:rPr>
      </w:pPr>
    </w:p>
    <w:p w14:paraId="36550500" w14:textId="77777777" w:rsidR="00C178B1" w:rsidRPr="00F42D7C" w:rsidRDefault="00C178B1" w:rsidP="00C178B1">
      <w:pPr>
        <w:rPr>
          <w:rFonts w:ascii="Times New Roman" w:hAnsi="Times New Roman" w:cs="Times New Roman"/>
        </w:rPr>
      </w:pPr>
    </w:p>
    <w:p w14:paraId="76ADAC2F" w14:textId="77777777" w:rsidR="00C178B1" w:rsidRPr="00F42D7C" w:rsidRDefault="00C178B1" w:rsidP="00C178B1">
      <w:pPr>
        <w:rPr>
          <w:rFonts w:ascii="Times New Roman" w:hAnsi="Times New Roman" w:cs="Times New Roman"/>
        </w:rPr>
      </w:pPr>
    </w:p>
    <w:p w14:paraId="7FB38972" w14:textId="77777777" w:rsidR="00C178B1" w:rsidRPr="00F42D7C" w:rsidRDefault="00C178B1" w:rsidP="00C178B1">
      <w:pPr>
        <w:rPr>
          <w:rFonts w:ascii="Times New Roman" w:hAnsi="Times New Roman" w:cs="Times New Roman"/>
        </w:rPr>
      </w:pPr>
    </w:p>
    <w:p w14:paraId="25ACDCB7" w14:textId="77777777" w:rsidR="00C178B1" w:rsidRPr="00F42D7C" w:rsidRDefault="00C178B1" w:rsidP="00C178B1">
      <w:pPr>
        <w:rPr>
          <w:rFonts w:ascii="Times New Roman" w:hAnsi="Times New Roman" w:cs="Times New Roman"/>
        </w:rPr>
      </w:pPr>
    </w:p>
    <w:p w14:paraId="739C2D85" w14:textId="77777777" w:rsidR="00C178B1" w:rsidRPr="00F42D7C" w:rsidRDefault="00C178B1" w:rsidP="00C178B1">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6572"/>
      </w:tblGrid>
      <w:tr w:rsidR="00C178B1" w:rsidRPr="00F42D7C" w14:paraId="00322069" w14:textId="77777777" w:rsidTr="009E3668">
        <w:trPr>
          <w:trHeight w:val="980"/>
        </w:trPr>
        <w:tc>
          <w:tcPr>
            <w:tcW w:w="8359" w:type="dxa"/>
            <w:gridSpan w:val="2"/>
            <w:vAlign w:val="center"/>
          </w:tcPr>
          <w:p w14:paraId="498B4DBD"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-Week9</w:t>
            </w:r>
          </w:p>
        </w:tc>
      </w:tr>
      <w:tr w:rsidR="00C178B1" w:rsidRPr="00F42D7C" w14:paraId="0CAEB7B4" w14:textId="77777777" w:rsidTr="009E3668">
        <w:tc>
          <w:tcPr>
            <w:tcW w:w="1787" w:type="dxa"/>
          </w:tcPr>
          <w:p w14:paraId="1E11F9F8"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72" w:type="dxa"/>
          </w:tcPr>
          <w:p w14:paraId="32AF5DD0" w14:textId="77777777"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5</w:t>
            </w:r>
            <w:r w:rsidRPr="00F42D7C">
              <w:rPr>
                <w:rFonts w:ascii="Times New Roman" w:hAnsi="Times New Roman" w:cs="Times New Roman"/>
                <w:sz w:val="28"/>
                <w:szCs w:val="28"/>
              </w:rPr>
              <w:t>October 2017</w:t>
            </w:r>
          </w:p>
        </w:tc>
      </w:tr>
    </w:tbl>
    <w:p w14:paraId="25CA1E47"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405"/>
        <w:gridCol w:w="567"/>
        <w:gridCol w:w="2693"/>
        <w:gridCol w:w="567"/>
        <w:gridCol w:w="1701"/>
        <w:gridCol w:w="426"/>
      </w:tblGrid>
      <w:tr w:rsidR="00C178B1" w:rsidRPr="00F42D7C" w14:paraId="4AFC7E76" w14:textId="77777777" w:rsidTr="009E3668">
        <w:tc>
          <w:tcPr>
            <w:tcW w:w="2405" w:type="dxa"/>
            <w:vAlign w:val="bottom"/>
          </w:tcPr>
          <w:p w14:paraId="55F851DF"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14:paraId="3269CE2D"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693" w:type="dxa"/>
            <w:vAlign w:val="center"/>
          </w:tcPr>
          <w:p w14:paraId="201758FC"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7F4FE1"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14:paraId="3ABD7DB6"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14:paraId="128C7182"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6" w:type="dxa"/>
          </w:tcPr>
          <w:p w14:paraId="30EB3928"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7D98AB7F" w14:textId="77777777" w:rsidTr="009E3668">
        <w:tc>
          <w:tcPr>
            <w:tcW w:w="2405" w:type="dxa"/>
            <w:vAlign w:val="bottom"/>
          </w:tcPr>
          <w:p w14:paraId="538C40EB"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567" w:type="dxa"/>
          </w:tcPr>
          <w:p w14:paraId="46A35F39"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693" w:type="dxa"/>
            <w:vAlign w:val="bottom"/>
          </w:tcPr>
          <w:p w14:paraId="0488DE1C"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14:paraId="11BD87D4"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14:paraId="2F109793"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6" w:type="dxa"/>
          </w:tcPr>
          <w:p w14:paraId="2A93A7CA"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64F83367"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6521"/>
      </w:tblGrid>
      <w:tr w:rsidR="00C178B1" w:rsidRPr="00F42D7C" w14:paraId="417568F2" w14:textId="77777777" w:rsidTr="009E3668">
        <w:tc>
          <w:tcPr>
            <w:tcW w:w="1838" w:type="dxa"/>
          </w:tcPr>
          <w:p w14:paraId="20D8D175"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14:paraId="38E84394" w14:textId="77777777"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 xml:space="preserve">Discuss the presentation </w:t>
            </w:r>
            <w:r w:rsidR="007F4FE1" w:rsidRPr="00F42D7C">
              <w:rPr>
                <w:rFonts w:ascii="Times New Roman" w:eastAsia="SimSun" w:hAnsi="Times New Roman"/>
                <w:lang w:val="en-US" w:eastAsia="zh-CN"/>
              </w:rPr>
              <w:t>structure</w:t>
            </w:r>
          </w:p>
        </w:tc>
      </w:tr>
      <w:tr w:rsidR="00C178B1" w:rsidRPr="00F42D7C" w14:paraId="05CB0151" w14:textId="77777777" w:rsidTr="009E3668">
        <w:tc>
          <w:tcPr>
            <w:tcW w:w="1838" w:type="dxa"/>
          </w:tcPr>
          <w:p w14:paraId="5047E022"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14:paraId="706E587B"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5445689C"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presentation and figure out the content</w:t>
            </w:r>
          </w:p>
        </w:tc>
      </w:tr>
      <w:tr w:rsidR="00C178B1" w:rsidRPr="00F42D7C" w14:paraId="5C65213D" w14:textId="77777777" w:rsidTr="009E3668">
        <w:tc>
          <w:tcPr>
            <w:tcW w:w="1838" w:type="dxa"/>
          </w:tcPr>
          <w:p w14:paraId="57FE2F54"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14:paraId="4D6A9E7A"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Suggestions:</w:t>
            </w:r>
          </w:p>
          <w:p w14:paraId="0E4E9CEB" w14:textId="77777777" w:rsidR="00C178B1" w:rsidRPr="00F42D7C" w:rsidRDefault="00C178B1" w:rsidP="00911D5D">
            <w:pPr>
              <w:pStyle w:val="BulletStyle1"/>
              <w:numPr>
                <w:ilvl w:val="0"/>
                <w:numId w:val="14"/>
              </w:numPr>
              <w:spacing w:before="120" w:after="120" w:line="259" w:lineRule="auto"/>
              <w:rPr>
                <w:rFonts w:ascii="Times New Roman" w:hAnsi="Times New Roman"/>
                <w:b/>
              </w:rPr>
            </w:pPr>
            <w:r w:rsidRPr="00F42D7C">
              <w:rPr>
                <w:rFonts w:ascii="Times New Roman" w:eastAsia="SimSun" w:hAnsi="Times New Roman"/>
                <w:lang w:val="en-US"/>
              </w:rPr>
              <w:t>Assign each one’ work and show different parts in next meeting</w:t>
            </w:r>
          </w:p>
          <w:p w14:paraId="78E69ABD"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41CB4DC7" w14:textId="77777777"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eastAsia="SimSun" w:hAnsi="Times New Roman"/>
                <w:lang w:val="en-US"/>
              </w:rPr>
              <w:t>Discussed and determined the structure of slides</w:t>
            </w:r>
          </w:p>
          <w:p w14:paraId="2F73B4B8" w14:textId="77777777"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hAnsi="Times New Roman"/>
              </w:rPr>
              <w:t xml:space="preserve">Determined the outline according to the </w:t>
            </w:r>
            <w:r w:rsidR="007F4FE1" w:rsidRPr="00F42D7C">
              <w:rPr>
                <w:rFonts w:ascii="Times New Roman" w:hAnsi="Times New Roman"/>
              </w:rPr>
              <w:t>requirement</w:t>
            </w:r>
            <w:r w:rsidRPr="00F42D7C">
              <w:rPr>
                <w:rFonts w:ascii="Times New Roman" w:hAnsi="Times New Roman"/>
              </w:rPr>
              <w:t xml:space="preserve"> and added more detail</w:t>
            </w:r>
          </w:p>
          <w:p w14:paraId="04E8C021" w14:textId="77777777"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Introduction</w:t>
            </w:r>
          </w:p>
          <w:p w14:paraId="701F57D3" w14:textId="77777777"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Design</w:t>
            </w:r>
          </w:p>
          <w:p w14:paraId="7D792F70"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Implementation</w:t>
            </w:r>
          </w:p>
          <w:p w14:paraId="2D1DCA35"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Evaluation</w:t>
            </w:r>
          </w:p>
          <w:p w14:paraId="6AE32A18"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Progress</w:t>
            </w:r>
          </w:p>
          <w:p w14:paraId="27D2C891"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Planning</w:t>
            </w:r>
          </w:p>
        </w:tc>
      </w:tr>
      <w:tr w:rsidR="00C178B1" w:rsidRPr="00F42D7C" w14:paraId="10219827" w14:textId="77777777" w:rsidTr="009E3668">
        <w:tc>
          <w:tcPr>
            <w:tcW w:w="1838" w:type="dxa"/>
          </w:tcPr>
          <w:p w14:paraId="2EB914B3"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14:paraId="0D5BF451" w14:textId="77777777"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The overall presentation structure was determined</w:t>
            </w:r>
          </w:p>
          <w:p w14:paraId="1BB88060" w14:textId="77777777" w:rsidR="00C178B1" w:rsidRPr="00F42D7C" w:rsidRDefault="00C178B1" w:rsidP="00C178B1">
            <w:pPr>
              <w:pStyle w:val="BulletStyle1"/>
              <w:numPr>
                <w:ilvl w:val="0"/>
                <w:numId w:val="0"/>
              </w:numPr>
              <w:spacing w:before="120" w:after="120"/>
              <w:rPr>
                <w:rFonts w:ascii="Times New Roman" w:eastAsia="SimSun" w:hAnsi="Times New Roman"/>
              </w:rPr>
            </w:pPr>
          </w:p>
        </w:tc>
      </w:tr>
    </w:tbl>
    <w:p w14:paraId="73D6C943" w14:textId="77777777" w:rsidR="00C178B1" w:rsidRPr="00F42D7C" w:rsidRDefault="00C178B1" w:rsidP="00C178B1">
      <w:pPr>
        <w:rPr>
          <w:rFonts w:ascii="Times New Roman" w:hAnsi="Times New Roman" w:cs="Times New Roman"/>
        </w:rPr>
      </w:pPr>
    </w:p>
    <w:p w14:paraId="11F3F8EB" w14:textId="77777777" w:rsidR="00C178B1" w:rsidRPr="00F42D7C" w:rsidRDefault="00C178B1" w:rsidP="00C178B1">
      <w:pPr>
        <w:rPr>
          <w:rFonts w:ascii="Times New Roman" w:hAnsi="Times New Roman" w:cs="Times New Roman"/>
        </w:rPr>
      </w:pPr>
    </w:p>
    <w:p w14:paraId="57A1004C" w14:textId="77777777" w:rsidR="00C178B1" w:rsidRPr="00F42D7C" w:rsidRDefault="00C178B1" w:rsidP="00C178B1">
      <w:pPr>
        <w:rPr>
          <w:rFonts w:ascii="Times New Roman" w:hAnsi="Times New Roman" w:cs="Times New Roman"/>
        </w:rPr>
      </w:pPr>
    </w:p>
    <w:p w14:paraId="569554E6" w14:textId="77777777" w:rsidR="00C178B1" w:rsidRPr="00F42D7C" w:rsidRDefault="00C178B1" w:rsidP="00C178B1">
      <w:pPr>
        <w:rPr>
          <w:rFonts w:ascii="Times New Roman" w:hAnsi="Times New Roman" w:cs="Times New Roman"/>
        </w:rPr>
      </w:pPr>
    </w:p>
    <w:p w14:paraId="39E6EDF9" w14:textId="77777777" w:rsidR="00C178B1" w:rsidRPr="00F42D7C" w:rsidRDefault="00C178B1" w:rsidP="00C178B1">
      <w:pPr>
        <w:rPr>
          <w:rFonts w:ascii="Times New Roman" w:hAnsi="Times New Roman" w:cs="Times New Roman"/>
        </w:rPr>
      </w:pPr>
    </w:p>
    <w:p w14:paraId="6B442AF1" w14:textId="77777777" w:rsidR="00C178B1" w:rsidRPr="00F42D7C" w:rsidRDefault="00C178B1" w:rsidP="00C178B1">
      <w:pPr>
        <w:rPr>
          <w:rFonts w:ascii="Times New Roman" w:hAnsi="Times New Roman" w:cs="Times New Roman"/>
        </w:rPr>
      </w:pPr>
    </w:p>
    <w:p w14:paraId="31305650" w14:textId="77777777" w:rsidR="00C178B1" w:rsidRPr="00F42D7C" w:rsidRDefault="00C178B1" w:rsidP="00C178B1">
      <w:pPr>
        <w:rPr>
          <w:rFonts w:ascii="Times New Roman" w:hAnsi="Times New Roman" w:cs="Times New Roman"/>
        </w:rPr>
      </w:pPr>
    </w:p>
    <w:p w14:paraId="266C1128" w14:textId="77777777" w:rsidR="00C178B1" w:rsidRPr="00F42D7C" w:rsidRDefault="00C178B1" w:rsidP="00C178B1">
      <w:pPr>
        <w:rPr>
          <w:rFonts w:ascii="Times New Roman" w:hAnsi="Times New Roman" w:cs="Times New Roman"/>
        </w:rPr>
      </w:pPr>
    </w:p>
    <w:p w14:paraId="1ADAFA0F" w14:textId="77777777" w:rsidR="00C178B1" w:rsidRPr="00F42D7C" w:rsidRDefault="00C178B1" w:rsidP="00C178B1">
      <w:pPr>
        <w:rPr>
          <w:rFonts w:ascii="Times New Roman" w:hAnsi="Times New Roman" w:cs="Times New Roman"/>
        </w:rPr>
      </w:pPr>
    </w:p>
    <w:p w14:paraId="5DB7D2B6" w14:textId="77777777" w:rsidR="00C178B1" w:rsidRPr="00F42D7C" w:rsidRDefault="00C178B1" w:rsidP="00C178B1">
      <w:pPr>
        <w:rPr>
          <w:rFonts w:ascii="Times New Roman" w:hAnsi="Times New Roman" w:cs="Times New Roman"/>
        </w:rPr>
      </w:pPr>
    </w:p>
    <w:p w14:paraId="701B71F9" w14:textId="77777777" w:rsidR="00C178B1" w:rsidRPr="00F42D7C" w:rsidRDefault="00C178B1" w:rsidP="00C178B1">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6572"/>
      </w:tblGrid>
      <w:tr w:rsidR="00C178B1" w:rsidRPr="00F42D7C" w14:paraId="06CDE19E" w14:textId="77777777" w:rsidTr="009E3668">
        <w:trPr>
          <w:trHeight w:val="980"/>
        </w:trPr>
        <w:tc>
          <w:tcPr>
            <w:tcW w:w="8359" w:type="dxa"/>
            <w:gridSpan w:val="2"/>
            <w:vAlign w:val="center"/>
          </w:tcPr>
          <w:p w14:paraId="67F03FD6"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-Week9</w:t>
            </w:r>
          </w:p>
        </w:tc>
      </w:tr>
      <w:tr w:rsidR="00C178B1" w:rsidRPr="00F42D7C" w14:paraId="481D4003" w14:textId="77777777" w:rsidTr="009E3668">
        <w:tc>
          <w:tcPr>
            <w:tcW w:w="1787" w:type="dxa"/>
          </w:tcPr>
          <w:p w14:paraId="23551AF4"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72" w:type="dxa"/>
          </w:tcPr>
          <w:p w14:paraId="12F7D118" w14:textId="77777777"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6</w:t>
            </w:r>
            <w:r w:rsidRPr="00F42D7C">
              <w:rPr>
                <w:rFonts w:ascii="Times New Roman" w:hAnsi="Times New Roman" w:cs="Times New Roman"/>
                <w:sz w:val="28"/>
                <w:szCs w:val="28"/>
              </w:rPr>
              <w:t>October 2017</w:t>
            </w:r>
          </w:p>
        </w:tc>
      </w:tr>
    </w:tbl>
    <w:p w14:paraId="252D9912"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547"/>
        <w:gridCol w:w="567"/>
        <w:gridCol w:w="2551"/>
        <w:gridCol w:w="426"/>
        <w:gridCol w:w="1842"/>
        <w:gridCol w:w="426"/>
      </w:tblGrid>
      <w:tr w:rsidR="00C178B1" w:rsidRPr="00F42D7C" w14:paraId="0A159C7A" w14:textId="77777777" w:rsidTr="009E3668">
        <w:tc>
          <w:tcPr>
            <w:tcW w:w="2547" w:type="dxa"/>
            <w:vAlign w:val="bottom"/>
          </w:tcPr>
          <w:p w14:paraId="6156032E"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14:paraId="3BC4EC07"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1" w:type="dxa"/>
            <w:vAlign w:val="center"/>
          </w:tcPr>
          <w:p w14:paraId="0C9FAD1A"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7F4FE1"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426" w:type="dxa"/>
          </w:tcPr>
          <w:p w14:paraId="64C068C7"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842" w:type="dxa"/>
            <w:vAlign w:val="center"/>
          </w:tcPr>
          <w:p w14:paraId="44808C2F"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6" w:type="dxa"/>
          </w:tcPr>
          <w:p w14:paraId="128EC483"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61EC5189" w14:textId="77777777" w:rsidTr="009E3668">
        <w:tc>
          <w:tcPr>
            <w:tcW w:w="2547" w:type="dxa"/>
            <w:vAlign w:val="bottom"/>
          </w:tcPr>
          <w:p w14:paraId="7A20A159"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567" w:type="dxa"/>
          </w:tcPr>
          <w:p w14:paraId="50DAD9E7"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1" w:type="dxa"/>
            <w:vAlign w:val="bottom"/>
          </w:tcPr>
          <w:p w14:paraId="76E65572"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426" w:type="dxa"/>
          </w:tcPr>
          <w:p w14:paraId="7D68F125"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842" w:type="dxa"/>
            <w:vAlign w:val="bottom"/>
          </w:tcPr>
          <w:p w14:paraId="3DF806A9"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6" w:type="dxa"/>
          </w:tcPr>
          <w:p w14:paraId="6F2462B9"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4200D833"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6521"/>
      </w:tblGrid>
      <w:tr w:rsidR="00C178B1" w:rsidRPr="00F42D7C" w14:paraId="68096F49" w14:textId="77777777" w:rsidTr="009E3668">
        <w:tc>
          <w:tcPr>
            <w:tcW w:w="1838" w:type="dxa"/>
          </w:tcPr>
          <w:p w14:paraId="3572F7CA"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14:paraId="1698E35E" w14:textId="77777777"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Detail content of slides</w:t>
            </w:r>
          </w:p>
          <w:p w14:paraId="02573E9B" w14:textId="77777777"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Discuss the different way of the presentation</w:t>
            </w:r>
          </w:p>
        </w:tc>
      </w:tr>
      <w:tr w:rsidR="00C178B1" w:rsidRPr="00F42D7C" w14:paraId="575121D2" w14:textId="77777777" w:rsidTr="009E3668">
        <w:tc>
          <w:tcPr>
            <w:tcW w:w="1838" w:type="dxa"/>
          </w:tcPr>
          <w:p w14:paraId="4CFF3F74"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14:paraId="77322040"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 and Assignment</w:t>
            </w:r>
            <w:r w:rsidRPr="00F42D7C">
              <w:rPr>
                <w:rFonts w:ascii="Times New Roman" w:eastAsia="SimSun" w:hAnsi="Times New Roman"/>
                <w:b/>
                <w:lang w:val="en-US"/>
              </w:rPr>
              <w:t>:</w:t>
            </w:r>
          </w:p>
          <w:p w14:paraId="590C32A8"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detailed method to show our presentation</w:t>
            </w:r>
          </w:p>
          <w:p w14:paraId="4400372A"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Make sure the presentation is attractive</w:t>
            </w:r>
          </w:p>
        </w:tc>
      </w:tr>
      <w:tr w:rsidR="00C178B1" w:rsidRPr="00F42D7C" w14:paraId="58680FB0" w14:textId="77777777" w:rsidTr="009E3668">
        <w:tc>
          <w:tcPr>
            <w:tcW w:w="1838" w:type="dxa"/>
          </w:tcPr>
          <w:p w14:paraId="5E8B4DC7"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14:paraId="2133B8FD"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584C98C0"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introduction</w:t>
            </w:r>
          </w:p>
          <w:p w14:paraId="0D8CEB99"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 xml:space="preserve">To begin with a </w:t>
            </w:r>
            <w:r w:rsidR="007F4FE1" w:rsidRPr="00F42D7C">
              <w:rPr>
                <w:rFonts w:ascii="Times New Roman" w:hAnsi="Times New Roman"/>
              </w:rPr>
              <w:t>movie</w:t>
            </w:r>
            <w:r w:rsidRPr="00F42D7C">
              <w:rPr>
                <w:rFonts w:ascii="Times New Roman" w:hAnsi="Times New Roman"/>
              </w:rPr>
              <w:t xml:space="preserve"> or question to </w:t>
            </w:r>
            <w:r w:rsidR="007F4FE1" w:rsidRPr="00F42D7C">
              <w:rPr>
                <w:rFonts w:ascii="Times New Roman" w:hAnsi="Times New Roman"/>
              </w:rPr>
              <w:t>attract</w:t>
            </w:r>
            <w:r w:rsidRPr="00F42D7C">
              <w:rPr>
                <w:rFonts w:ascii="Times New Roman" w:hAnsi="Times New Roman"/>
              </w:rPr>
              <w:t xml:space="preserve"> audience</w:t>
            </w:r>
          </w:p>
          <w:p w14:paraId="72370AFF" w14:textId="77777777" w:rsidR="00C178B1" w:rsidRPr="00F42D7C" w:rsidRDefault="007F4FE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w:t>
            </w:r>
            <w:r w:rsidR="00C178B1" w:rsidRPr="00F42D7C">
              <w:rPr>
                <w:rFonts w:ascii="Times New Roman" w:hAnsi="Times New Roman"/>
              </w:rPr>
              <w:t xml:space="preserve"> the method to show our VA system</w:t>
            </w:r>
          </w:p>
          <w:p w14:paraId="44ADBE3D"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Assign everyone work of the presentation part</w:t>
            </w:r>
          </w:p>
        </w:tc>
      </w:tr>
      <w:tr w:rsidR="00C178B1" w:rsidRPr="00F42D7C" w14:paraId="30DED043" w14:textId="77777777" w:rsidTr="009E3668">
        <w:tc>
          <w:tcPr>
            <w:tcW w:w="1838" w:type="dxa"/>
          </w:tcPr>
          <w:p w14:paraId="2B2EB180"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14:paraId="395C37D1" w14:textId="77777777"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50% of Presentation part is completed</w:t>
            </w:r>
          </w:p>
          <w:p w14:paraId="21D62F3C" w14:textId="77777777" w:rsidR="00C178B1" w:rsidRPr="00F42D7C" w:rsidRDefault="00C178B1" w:rsidP="00C178B1">
            <w:pPr>
              <w:pStyle w:val="BulletStyle1"/>
              <w:numPr>
                <w:ilvl w:val="0"/>
                <w:numId w:val="0"/>
              </w:numPr>
              <w:spacing w:before="120" w:after="120"/>
              <w:rPr>
                <w:rFonts w:ascii="Times New Roman" w:eastAsia="SimSun" w:hAnsi="Times New Roman"/>
              </w:rPr>
            </w:pPr>
          </w:p>
        </w:tc>
      </w:tr>
    </w:tbl>
    <w:p w14:paraId="6EE86E68" w14:textId="77777777" w:rsidR="00C178B1" w:rsidRPr="00F42D7C" w:rsidRDefault="00C178B1" w:rsidP="00C178B1">
      <w:pPr>
        <w:rPr>
          <w:rFonts w:ascii="Times New Roman" w:hAnsi="Times New Roman" w:cs="Times New Roman"/>
        </w:rPr>
      </w:pPr>
    </w:p>
    <w:p w14:paraId="65E08457" w14:textId="77777777" w:rsidR="00C178B1" w:rsidRPr="00F42D7C" w:rsidRDefault="00C178B1" w:rsidP="00C178B1">
      <w:pPr>
        <w:rPr>
          <w:rFonts w:ascii="Times New Roman" w:hAnsi="Times New Roman" w:cs="Times New Roman"/>
        </w:rPr>
      </w:pPr>
    </w:p>
    <w:p w14:paraId="7141E17B" w14:textId="77777777" w:rsidR="00C178B1" w:rsidRPr="00F42D7C" w:rsidRDefault="00C178B1" w:rsidP="00C178B1">
      <w:pPr>
        <w:rPr>
          <w:rFonts w:ascii="Times New Roman" w:hAnsi="Times New Roman" w:cs="Times New Roman"/>
        </w:rPr>
      </w:pPr>
    </w:p>
    <w:p w14:paraId="077430C3" w14:textId="77777777" w:rsidR="00C178B1" w:rsidRPr="00F42D7C" w:rsidRDefault="00C178B1" w:rsidP="00C178B1">
      <w:pPr>
        <w:rPr>
          <w:rFonts w:ascii="Times New Roman" w:hAnsi="Times New Roman" w:cs="Times New Roman"/>
        </w:rPr>
      </w:pPr>
    </w:p>
    <w:p w14:paraId="0F7F4CBC" w14:textId="77777777" w:rsidR="00C178B1" w:rsidRPr="00F42D7C" w:rsidRDefault="00C178B1" w:rsidP="00C178B1">
      <w:pPr>
        <w:rPr>
          <w:rFonts w:ascii="Times New Roman" w:hAnsi="Times New Roman" w:cs="Times New Roman"/>
        </w:rPr>
      </w:pPr>
    </w:p>
    <w:p w14:paraId="21AF7C00" w14:textId="77777777" w:rsidR="00C178B1" w:rsidRPr="00F42D7C" w:rsidRDefault="00C178B1" w:rsidP="00C178B1">
      <w:pPr>
        <w:rPr>
          <w:rFonts w:ascii="Times New Roman" w:hAnsi="Times New Roman" w:cs="Times New Roman"/>
        </w:rPr>
      </w:pPr>
    </w:p>
    <w:p w14:paraId="6434CC36" w14:textId="77777777" w:rsidR="00C178B1" w:rsidRPr="00F42D7C" w:rsidRDefault="00C178B1" w:rsidP="00C178B1">
      <w:pPr>
        <w:rPr>
          <w:rFonts w:ascii="Times New Roman" w:hAnsi="Times New Roman" w:cs="Times New Roman"/>
        </w:rPr>
      </w:pPr>
    </w:p>
    <w:p w14:paraId="588B2701" w14:textId="77777777" w:rsidR="00C178B1" w:rsidRPr="00F42D7C" w:rsidRDefault="00C178B1" w:rsidP="00C178B1">
      <w:pPr>
        <w:rPr>
          <w:rFonts w:ascii="Times New Roman" w:hAnsi="Times New Roman" w:cs="Times New Roman"/>
        </w:rPr>
      </w:pPr>
    </w:p>
    <w:p w14:paraId="6D644713" w14:textId="77777777" w:rsidR="00C178B1" w:rsidRPr="00F42D7C" w:rsidRDefault="00C178B1" w:rsidP="00C178B1">
      <w:pPr>
        <w:rPr>
          <w:rFonts w:ascii="Times New Roman" w:hAnsi="Times New Roman" w:cs="Times New Roman"/>
        </w:rPr>
      </w:pPr>
    </w:p>
    <w:p w14:paraId="3B078B74" w14:textId="77777777" w:rsidR="00C178B1" w:rsidRPr="00F42D7C" w:rsidRDefault="00C178B1" w:rsidP="00C178B1">
      <w:pPr>
        <w:rPr>
          <w:rFonts w:ascii="Times New Roman" w:hAnsi="Times New Roman" w:cs="Times New Roman"/>
        </w:rPr>
      </w:pPr>
    </w:p>
    <w:p w14:paraId="2B7DBC2E" w14:textId="77777777" w:rsidR="00C178B1" w:rsidRPr="00F42D7C" w:rsidRDefault="00C178B1" w:rsidP="00C178B1">
      <w:pPr>
        <w:rPr>
          <w:rFonts w:ascii="Times New Roman" w:hAnsi="Times New Roman" w:cs="Times New Roman"/>
        </w:rPr>
      </w:pPr>
    </w:p>
    <w:p w14:paraId="11A8FECA" w14:textId="77777777" w:rsidR="00C178B1" w:rsidRPr="00F42D7C" w:rsidRDefault="00C178B1" w:rsidP="00C178B1">
      <w:pPr>
        <w:rPr>
          <w:rFonts w:ascii="Times New Roman" w:hAnsi="Times New Roman" w:cs="Times New Roman"/>
        </w:rPr>
      </w:pPr>
    </w:p>
    <w:p w14:paraId="1B434934" w14:textId="77777777" w:rsidR="00C178B1" w:rsidRPr="00F42D7C" w:rsidRDefault="00C178B1" w:rsidP="00C178B1">
      <w:pPr>
        <w:rPr>
          <w:rFonts w:ascii="Times New Roman" w:hAnsi="Times New Roman" w:cs="Times New Roman"/>
        </w:rPr>
      </w:pPr>
    </w:p>
    <w:p w14:paraId="7F5BFDBE" w14:textId="77777777" w:rsidR="00C178B1" w:rsidRPr="00F42D7C" w:rsidRDefault="00C178B1" w:rsidP="00C178B1">
      <w:pPr>
        <w:rPr>
          <w:rFonts w:ascii="Times New Roman" w:hAnsi="Times New Roman" w:cs="Times New Roman"/>
        </w:rPr>
      </w:pPr>
    </w:p>
    <w:p w14:paraId="07226886" w14:textId="77777777" w:rsidR="00C178B1" w:rsidRPr="00F42D7C" w:rsidRDefault="00C178B1" w:rsidP="00C178B1">
      <w:pPr>
        <w:rPr>
          <w:rFonts w:ascii="Times New Roman" w:hAnsi="Times New Roman" w:cs="Times New Roman"/>
        </w:rPr>
      </w:pPr>
    </w:p>
    <w:p w14:paraId="4E1091F4" w14:textId="77777777" w:rsidR="00C178B1" w:rsidRPr="00F42D7C" w:rsidRDefault="00C178B1" w:rsidP="00C178B1">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6572"/>
      </w:tblGrid>
      <w:tr w:rsidR="00C178B1" w:rsidRPr="00F42D7C" w14:paraId="07B531A9" w14:textId="77777777" w:rsidTr="009E3668">
        <w:trPr>
          <w:trHeight w:val="998"/>
        </w:trPr>
        <w:tc>
          <w:tcPr>
            <w:tcW w:w="8359" w:type="dxa"/>
            <w:gridSpan w:val="2"/>
            <w:vAlign w:val="center"/>
          </w:tcPr>
          <w:p w14:paraId="6CBC1D19"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-Week9</w:t>
            </w:r>
          </w:p>
        </w:tc>
      </w:tr>
      <w:tr w:rsidR="00C178B1" w:rsidRPr="00F42D7C" w14:paraId="279B79AF" w14:textId="77777777" w:rsidTr="009E3668">
        <w:tc>
          <w:tcPr>
            <w:tcW w:w="1787" w:type="dxa"/>
          </w:tcPr>
          <w:p w14:paraId="4D3ED152"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72" w:type="dxa"/>
          </w:tcPr>
          <w:p w14:paraId="7DF12814" w14:textId="77777777"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9</w:t>
            </w:r>
            <w:r w:rsidRPr="00F42D7C">
              <w:rPr>
                <w:rFonts w:ascii="Times New Roman" w:hAnsi="Times New Roman" w:cs="Times New Roman"/>
                <w:sz w:val="28"/>
                <w:szCs w:val="28"/>
              </w:rPr>
              <w:t>October 2017</w:t>
            </w:r>
          </w:p>
        </w:tc>
      </w:tr>
    </w:tbl>
    <w:p w14:paraId="1297F024"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709"/>
        <w:gridCol w:w="2552"/>
        <w:gridCol w:w="567"/>
        <w:gridCol w:w="1842"/>
        <w:gridCol w:w="426"/>
      </w:tblGrid>
      <w:tr w:rsidR="00C178B1" w:rsidRPr="00F42D7C" w14:paraId="7A2AB903" w14:textId="77777777" w:rsidTr="009E3668">
        <w:tc>
          <w:tcPr>
            <w:tcW w:w="2263" w:type="dxa"/>
            <w:vAlign w:val="bottom"/>
          </w:tcPr>
          <w:p w14:paraId="69E44614"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709" w:type="dxa"/>
          </w:tcPr>
          <w:p w14:paraId="75616586"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14:paraId="3480B3FA"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7F4FE1"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14:paraId="48853FAF"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842" w:type="dxa"/>
            <w:vAlign w:val="center"/>
          </w:tcPr>
          <w:p w14:paraId="3AE8E974"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6" w:type="dxa"/>
          </w:tcPr>
          <w:p w14:paraId="1450C88E"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45FA9543" w14:textId="77777777" w:rsidTr="009E3668">
        <w:tc>
          <w:tcPr>
            <w:tcW w:w="2263" w:type="dxa"/>
            <w:vAlign w:val="bottom"/>
          </w:tcPr>
          <w:p w14:paraId="5408A897"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709" w:type="dxa"/>
          </w:tcPr>
          <w:p w14:paraId="6B389679"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14:paraId="74F19631"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14:paraId="731BC7EA"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842" w:type="dxa"/>
            <w:vAlign w:val="bottom"/>
          </w:tcPr>
          <w:p w14:paraId="0BD14E6D"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6" w:type="dxa"/>
          </w:tcPr>
          <w:p w14:paraId="77BA6D28"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393CFD63"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6521"/>
      </w:tblGrid>
      <w:tr w:rsidR="00C178B1" w:rsidRPr="00F42D7C" w14:paraId="3653B07D" w14:textId="77777777" w:rsidTr="009E3668">
        <w:tc>
          <w:tcPr>
            <w:tcW w:w="1838" w:type="dxa"/>
          </w:tcPr>
          <w:p w14:paraId="73D194D4"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14:paraId="4A478F5D" w14:textId="77777777"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Practice and review the presentation part</w:t>
            </w:r>
          </w:p>
        </w:tc>
      </w:tr>
      <w:tr w:rsidR="00C178B1" w:rsidRPr="00F42D7C" w14:paraId="2B70BE4A" w14:textId="77777777" w:rsidTr="009E3668">
        <w:tc>
          <w:tcPr>
            <w:tcW w:w="1838" w:type="dxa"/>
          </w:tcPr>
          <w:p w14:paraId="43A66CBF"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14:paraId="62A6C436"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Practice &amp; Review</w:t>
            </w:r>
            <w:r w:rsidRPr="00F42D7C">
              <w:rPr>
                <w:rFonts w:ascii="Times New Roman" w:eastAsia="SimSun" w:hAnsi="Times New Roman"/>
                <w:b/>
                <w:lang w:val="en-US"/>
              </w:rPr>
              <w:t>:</w:t>
            </w:r>
          </w:p>
          <w:p w14:paraId="32C229E1"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Practice the presentation</w:t>
            </w:r>
          </w:p>
          <w:p w14:paraId="5DCD638B"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Review the slides</w:t>
            </w:r>
          </w:p>
        </w:tc>
      </w:tr>
      <w:tr w:rsidR="00C178B1" w:rsidRPr="00F42D7C" w14:paraId="1FC3EBF6" w14:textId="77777777" w:rsidTr="009E3668">
        <w:tc>
          <w:tcPr>
            <w:tcW w:w="1838" w:type="dxa"/>
          </w:tcPr>
          <w:p w14:paraId="1F40DADA"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14:paraId="161898FE" w14:textId="77777777" w:rsidR="00C178B1" w:rsidRPr="00F42D7C" w:rsidRDefault="00C178B1"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Final review of Presentation Slides</w:t>
            </w:r>
          </w:p>
          <w:p w14:paraId="48B1F9CD" w14:textId="77777777" w:rsidR="00C178B1" w:rsidRPr="00F42D7C" w:rsidRDefault="00C178B1"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Practice the presentation</w:t>
            </w:r>
          </w:p>
          <w:p w14:paraId="6EC909C8"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14:paraId="31893578"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Girishkumar</w:t>
            </w:r>
          </w:p>
          <w:p w14:paraId="77D50126"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14:paraId="419A16BA"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14:paraId="4F66A43A"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14:paraId="2FB729ED"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14:paraId="20D02F4F" w14:textId="77777777" w:rsidR="00C178B1" w:rsidRPr="00F42D7C" w:rsidRDefault="00C178B1" w:rsidP="00911D5D">
            <w:pPr>
              <w:pStyle w:val="ListParagraph1"/>
              <w:numPr>
                <w:ilvl w:val="0"/>
                <w:numId w:val="13"/>
              </w:numPr>
              <w:spacing w:before="120" w:after="120" w:line="259" w:lineRule="auto"/>
              <w:rPr>
                <w:rFonts w:ascii="Times New Roman" w:hAnsi="Times New Roman"/>
              </w:rPr>
            </w:pPr>
            <w:r w:rsidRPr="00F42D7C">
              <w:rPr>
                <w:rFonts w:ascii="Times New Roman" w:hAnsi="Times New Roman"/>
              </w:rPr>
              <w:t>Submission of Slides</w:t>
            </w:r>
          </w:p>
          <w:p w14:paraId="6DB3A4BE"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tc>
      </w:tr>
      <w:tr w:rsidR="00C178B1" w:rsidRPr="00F42D7C" w14:paraId="294C396B" w14:textId="77777777" w:rsidTr="009E3668">
        <w:tc>
          <w:tcPr>
            <w:tcW w:w="1838" w:type="dxa"/>
          </w:tcPr>
          <w:p w14:paraId="3A3FF53D"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14:paraId="42AFF9D4" w14:textId="77777777"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Presentation part now completed</w:t>
            </w:r>
          </w:p>
          <w:p w14:paraId="74101D98" w14:textId="77777777" w:rsidR="00C178B1" w:rsidRPr="00F42D7C" w:rsidRDefault="00C178B1" w:rsidP="00C178B1">
            <w:pPr>
              <w:pStyle w:val="BulletStyle1"/>
              <w:numPr>
                <w:ilvl w:val="0"/>
                <w:numId w:val="0"/>
              </w:numPr>
              <w:spacing w:before="120" w:after="120"/>
              <w:rPr>
                <w:rFonts w:ascii="Times New Roman" w:eastAsia="SimSun" w:hAnsi="Times New Roman"/>
              </w:rPr>
            </w:pPr>
          </w:p>
        </w:tc>
      </w:tr>
    </w:tbl>
    <w:p w14:paraId="6C43989B" w14:textId="77777777" w:rsidR="00C178B1" w:rsidRPr="00F42D7C" w:rsidRDefault="00C178B1" w:rsidP="00C178B1">
      <w:pPr>
        <w:rPr>
          <w:rFonts w:ascii="Times New Roman" w:hAnsi="Times New Roman" w:cs="Times New Roman"/>
        </w:rPr>
      </w:pPr>
    </w:p>
    <w:p w14:paraId="7842713C" w14:textId="77777777" w:rsidR="00C178B1" w:rsidRPr="00F42D7C" w:rsidRDefault="00C178B1" w:rsidP="00C178B1">
      <w:pPr>
        <w:rPr>
          <w:rFonts w:ascii="Times New Roman" w:hAnsi="Times New Roman" w:cs="Times New Roman"/>
        </w:rPr>
      </w:pPr>
    </w:p>
    <w:p w14:paraId="27FEFF9D" w14:textId="77777777" w:rsidR="00C178B1" w:rsidRPr="00F42D7C" w:rsidRDefault="00C178B1" w:rsidP="00C178B1">
      <w:pPr>
        <w:rPr>
          <w:rFonts w:ascii="Times New Roman" w:hAnsi="Times New Roman" w:cs="Times New Roman"/>
        </w:rPr>
      </w:pPr>
    </w:p>
    <w:p w14:paraId="7CA0E467" w14:textId="77777777" w:rsidR="00C178B1" w:rsidRPr="00F42D7C" w:rsidRDefault="00C178B1" w:rsidP="00C178B1">
      <w:pPr>
        <w:rPr>
          <w:rFonts w:ascii="Times New Roman" w:hAnsi="Times New Roman" w:cs="Times New Roman"/>
        </w:rPr>
      </w:pPr>
    </w:p>
    <w:p w14:paraId="4367305D" w14:textId="77777777" w:rsidR="00C178B1" w:rsidRPr="00F42D7C" w:rsidRDefault="00C178B1" w:rsidP="00C178B1">
      <w:pPr>
        <w:rPr>
          <w:rFonts w:ascii="Times New Roman" w:hAnsi="Times New Roman" w:cs="Times New Roman"/>
        </w:rPr>
      </w:pPr>
    </w:p>
    <w:p w14:paraId="68B73DD1" w14:textId="77777777" w:rsidR="00C178B1" w:rsidRPr="00F42D7C" w:rsidRDefault="00C178B1" w:rsidP="00C178B1">
      <w:pPr>
        <w:rPr>
          <w:rFonts w:ascii="Times New Roman" w:hAnsi="Times New Roman" w:cs="Times New Roman"/>
        </w:rPr>
      </w:pPr>
    </w:p>
    <w:p w14:paraId="58CB798E" w14:textId="77777777" w:rsidR="00C178B1" w:rsidRPr="00F42D7C" w:rsidRDefault="00C178B1" w:rsidP="00C178B1">
      <w:pPr>
        <w:rPr>
          <w:rFonts w:ascii="Times New Roman" w:hAnsi="Times New Roman" w:cs="Times New Roman"/>
        </w:rPr>
      </w:pPr>
    </w:p>
    <w:p w14:paraId="11031561" w14:textId="77777777" w:rsidR="00C178B1" w:rsidRPr="00F42D7C" w:rsidRDefault="00C178B1" w:rsidP="00C178B1">
      <w:pPr>
        <w:rPr>
          <w:rFonts w:ascii="Times New Roman" w:hAnsi="Times New Roman" w:cs="Times New Roman"/>
        </w:rPr>
      </w:pPr>
    </w:p>
    <w:p w14:paraId="3E57E715" w14:textId="77777777" w:rsidR="00C178B1" w:rsidRPr="00F42D7C" w:rsidRDefault="00C178B1" w:rsidP="00C178B1">
      <w:pPr>
        <w:rPr>
          <w:rFonts w:ascii="Times New Roman" w:hAnsi="Times New Roman" w:cs="Times New Roman"/>
        </w:rPr>
      </w:pPr>
    </w:p>
    <w:p w14:paraId="4D48D6FC" w14:textId="77777777" w:rsidR="00C178B1" w:rsidRPr="00F42D7C" w:rsidRDefault="00C178B1" w:rsidP="00C178B1">
      <w:pPr>
        <w:rPr>
          <w:rFonts w:ascii="Times New Roman" w:hAnsi="Times New Roman" w:cs="Times New Roman"/>
        </w:rPr>
      </w:pPr>
    </w:p>
    <w:p w14:paraId="7E6C70E3" w14:textId="77777777" w:rsidR="00C178B1" w:rsidRPr="00F42D7C" w:rsidRDefault="00C178B1" w:rsidP="00C178B1">
      <w:pPr>
        <w:rPr>
          <w:rFonts w:ascii="Times New Roman" w:hAnsi="Times New Roman" w:cs="Times New Roman"/>
        </w:rPr>
      </w:pPr>
    </w:p>
    <w:p w14:paraId="2133B186" w14:textId="77777777" w:rsidR="00C178B1" w:rsidRPr="00F42D7C" w:rsidRDefault="00C178B1" w:rsidP="00C178B1">
      <w:pPr>
        <w:rPr>
          <w:rFonts w:ascii="Times New Roman" w:hAnsi="Times New Roman" w:cs="Times New Roman"/>
        </w:rPr>
      </w:pPr>
    </w:p>
    <w:p w14:paraId="572E1B4C" w14:textId="77777777" w:rsidR="00C178B1" w:rsidRPr="00F42D7C" w:rsidRDefault="00C178B1" w:rsidP="00C178B1">
      <w:pPr>
        <w:rPr>
          <w:rFonts w:ascii="Times New Roman" w:hAnsi="Times New Roman" w:cs="Times New Roman"/>
        </w:rPr>
      </w:pPr>
    </w:p>
    <w:p w14:paraId="1EDA269A" w14:textId="77777777" w:rsidR="00C178B1" w:rsidRPr="00F42D7C" w:rsidRDefault="00C178B1" w:rsidP="00C178B1">
      <w:pPr>
        <w:rPr>
          <w:rFonts w:ascii="Times New Roman" w:hAnsi="Times New Roman" w:cs="Times New Roman"/>
        </w:rPr>
      </w:pPr>
    </w:p>
    <w:p w14:paraId="32079C51" w14:textId="77777777"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6430"/>
      </w:tblGrid>
      <w:tr w:rsidR="00C178B1" w:rsidRPr="00F42D7C" w14:paraId="6FFBA89C" w14:textId="77777777" w:rsidTr="009E3668">
        <w:trPr>
          <w:trHeight w:val="854"/>
        </w:trPr>
        <w:tc>
          <w:tcPr>
            <w:tcW w:w="8217" w:type="dxa"/>
            <w:gridSpan w:val="2"/>
            <w:vAlign w:val="center"/>
          </w:tcPr>
          <w:p w14:paraId="69049602"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-Week10</w:t>
            </w:r>
          </w:p>
        </w:tc>
      </w:tr>
      <w:tr w:rsidR="00C178B1" w:rsidRPr="00F42D7C" w14:paraId="4044A562" w14:textId="77777777" w:rsidTr="009E3668">
        <w:tc>
          <w:tcPr>
            <w:tcW w:w="1787" w:type="dxa"/>
          </w:tcPr>
          <w:p w14:paraId="2480595E"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430" w:type="dxa"/>
          </w:tcPr>
          <w:p w14:paraId="6AF125D1" w14:textId="77777777"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12</w:t>
            </w:r>
            <w:r w:rsidRPr="00F42D7C">
              <w:rPr>
                <w:rFonts w:ascii="Times New Roman" w:hAnsi="Times New Roman" w:cs="Times New Roman"/>
                <w:sz w:val="28"/>
                <w:szCs w:val="28"/>
              </w:rPr>
              <w:t>October 2017</w:t>
            </w:r>
          </w:p>
        </w:tc>
      </w:tr>
    </w:tbl>
    <w:p w14:paraId="24896E28"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709"/>
        <w:gridCol w:w="2552"/>
        <w:gridCol w:w="567"/>
        <w:gridCol w:w="1701"/>
        <w:gridCol w:w="425"/>
      </w:tblGrid>
      <w:tr w:rsidR="00C178B1" w:rsidRPr="00F42D7C" w14:paraId="0175504A" w14:textId="77777777" w:rsidTr="009E3668">
        <w:tc>
          <w:tcPr>
            <w:tcW w:w="2263" w:type="dxa"/>
            <w:vAlign w:val="bottom"/>
          </w:tcPr>
          <w:p w14:paraId="4753A7EF"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709" w:type="dxa"/>
          </w:tcPr>
          <w:p w14:paraId="6F5E4686"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14:paraId="0EC4868F"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7F4FE1"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14:paraId="246AC370"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14:paraId="2ED86EF7"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14:paraId="4025B3F3"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015AD003" w14:textId="77777777" w:rsidTr="009E3668">
        <w:tc>
          <w:tcPr>
            <w:tcW w:w="2263" w:type="dxa"/>
            <w:vAlign w:val="bottom"/>
          </w:tcPr>
          <w:p w14:paraId="0C95E6A6"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709" w:type="dxa"/>
          </w:tcPr>
          <w:p w14:paraId="6DBE37E2"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14:paraId="3572CCAE"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14:paraId="1022FCEA"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14:paraId="294D5E59"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14:paraId="18293ECC"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13EAA389"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696"/>
        <w:gridCol w:w="6521"/>
      </w:tblGrid>
      <w:tr w:rsidR="00C178B1" w:rsidRPr="00F42D7C" w14:paraId="19E8BD15" w14:textId="77777777" w:rsidTr="009E3668">
        <w:tc>
          <w:tcPr>
            <w:tcW w:w="1696" w:type="dxa"/>
          </w:tcPr>
          <w:p w14:paraId="2B908B33"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14:paraId="6338ECFE" w14:textId="77777777"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 xml:space="preserve">Discuss the final report </w:t>
            </w:r>
            <w:r w:rsidR="007F4FE1" w:rsidRPr="00F42D7C">
              <w:rPr>
                <w:rFonts w:ascii="Times New Roman" w:eastAsia="SimSun" w:hAnsi="Times New Roman"/>
                <w:lang w:val="en-US" w:eastAsia="zh-CN"/>
              </w:rPr>
              <w:t>structure</w:t>
            </w:r>
          </w:p>
        </w:tc>
      </w:tr>
      <w:tr w:rsidR="00C178B1" w:rsidRPr="00F42D7C" w14:paraId="1A2549DF" w14:textId="77777777" w:rsidTr="009E3668">
        <w:tc>
          <w:tcPr>
            <w:tcW w:w="1696" w:type="dxa"/>
          </w:tcPr>
          <w:p w14:paraId="10AA8089"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14:paraId="7811BA31"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5B20F35E"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final report and add detail</w:t>
            </w:r>
          </w:p>
        </w:tc>
      </w:tr>
      <w:tr w:rsidR="00C178B1" w:rsidRPr="00F42D7C" w14:paraId="73B66926" w14:textId="77777777" w:rsidTr="009E3668">
        <w:tc>
          <w:tcPr>
            <w:tcW w:w="1696" w:type="dxa"/>
          </w:tcPr>
          <w:p w14:paraId="238FB8FE"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14:paraId="5BB8BEF7"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Suggestions:</w:t>
            </w:r>
          </w:p>
          <w:p w14:paraId="5982E9A3" w14:textId="77777777" w:rsidR="00C178B1" w:rsidRPr="00F42D7C" w:rsidRDefault="00C178B1" w:rsidP="00911D5D">
            <w:pPr>
              <w:pStyle w:val="BulletStyle1"/>
              <w:numPr>
                <w:ilvl w:val="0"/>
                <w:numId w:val="14"/>
              </w:numPr>
              <w:spacing w:before="120" w:after="120" w:line="259" w:lineRule="auto"/>
              <w:rPr>
                <w:rFonts w:ascii="Times New Roman" w:hAnsi="Times New Roman"/>
                <w:b/>
              </w:rPr>
            </w:pPr>
            <w:r w:rsidRPr="00F42D7C">
              <w:rPr>
                <w:rFonts w:ascii="Times New Roman" w:eastAsia="SimSun" w:hAnsi="Times New Roman"/>
                <w:lang w:val="en-US"/>
              </w:rPr>
              <w:t>Assign everyone’s work and show different parts in next meeting</w:t>
            </w:r>
          </w:p>
          <w:p w14:paraId="0E49FF3D"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47D185A6" w14:textId="77777777"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eastAsia="SimSun" w:hAnsi="Times New Roman"/>
                <w:lang w:val="en-US"/>
              </w:rPr>
              <w:t>Discussed and determined the structure of final report</w:t>
            </w:r>
          </w:p>
          <w:p w14:paraId="4C011DE0" w14:textId="77777777"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hAnsi="Times New Roman"/>
              </w:rPr>
              <w:t xml:space="preserve">Determined the outline according to the </w:t>
            </w:r>
            <w:r w:rsidR="007F4FE1" w:rsidRPr="00F42D7C">
              <w:rPr>
                <w:rFonts w:ascii="Times New Roman" w:hAnsi="Times New Roman"/>
              </w:rPr>
              <w:t>requirement</w:t>
            </w:r>
            <w:r w:rsidRPr="00F42D7C">
              <w:rPr>
                <w:rFonts w:ascii="Times New Roman" w:hAnsi="Times New Roman"/>
              </w:rPr>
              <w:t xml:space="preserve"> and figure out the contents</w:t>
            </w:r>
          </w:p>
          <w:p w14:paraId="61E3FBC8" w14:textId="77777777"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Aims and Contribution</w:t>
            </w:r>
          </w:p>
          <w:p w14:paraId="023F0698" w14:textId="77777777"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Data set</w:t>
            </w:r>
          </w:p>
          <w:p w14:paraId="46ECAE04" w14:textId="77777777"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Design</w:t>
            </w:r>
          </w:p>
          <w:p w14:paraId="00DC9D29"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Implementation</w:t>
            </w:r>
          </w:p>
          <w:p w14:paraId="2A85DFE0"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Evaluation</w:t>
            </w:r>
          </w:p>
          <w:p w14:paraId="6CEA4DC5"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Conclusion</w:t>
            </w:r>
          </w:p>
        </w:tc>
      </w:tr>
      <w:tr w:rsidR="00C178B1" w:rsidRPr="00F42D7C" w14:paraId="73693CC4" w14:textId="77777777" w:rsidTr="009E3668">
        <w:tc>
          <w:tcPr>
            <w:tcW w:w="1696" w:type="dxa"/>
          </w:tcPr>
          <w:p w14:paraId="37ECD2A9"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14:paraId="135A80FA" w14:textId="77777777"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Start the final report</w:t>
            </w:r>
          </w:p>
          <w:p w14:paraId="1212B9A9" w14:textId="77777777" w:rsidR="00C178B1" w:rsidRPr="00F42D7C" w:rsidRDefault="00C178B1" w:rsidP="00C178B1">
            <w:pPr>
              <w:pStyle w:val="BulletStyle1"/>
              <w:numPr>
                <w:ilvl w:val="0"/>
                <w:numId w:val="0"/>
              </w:numPr>
              <w:spacing w:before="120" w:after="120"/>
              <w:rPr>
                <w:rFonts w:ascii="Times New Roman" w:eastAsia="SimSun" w:hAnsi="Times New Roman"/>
              </w:rPr>
            </w:pPr>
          </w:p>
        </w:tc>
      </w:tr>
    </w:tbl>
    <w:p w14:paraId="274D2A22" w14:textId="77777777" w:rsidR="00C178B1" w:rsidRPr="00F42D7C" w:rsidRDefault="00C178B1" w:rsidP="00C178B1">
      <w:pPr>
        <w:rPr>
          <w:rFonts w:ascii="Times New Roman" w:hAnsi="Times New Roman" w:cs="Times New Roman"/>
        </w:rPr>
      </w:pPr>
    </w:p>
    <w:p w14:paraId="565628CD" w14:textId="77777777" w:rsidR="00C178B1" w:rsidRPr="00F42D7C" w:rsidRDefault="00C178B1" w:rsidP="00C178B1">
      <w:pPr>
        <w:rPr>
          <w:rFonts w:ascii="Times New Roman" w:hAnsi="Times New Roman" w:cs="Times New Roman"/>
        </w:rPr>
      </w:pPr>
    </w:p>
    <w:p w14:paraId="42682121" w14:textId="77777777" w:rsidR="00C178B1" w:rsidRPr="00F42D7C" w:rsidRDefault="00C178B1" w:rsidP="00C178B1">
      <w:pPr>
        <w:rPr>
          <w:rFonts w:ascii="Times New Roman" w:hAnsi="Times New Roman" w:cs="Times New Roman"/>
        </w:rPr>
      </w:pPr>
    </w:p>
    <w:p w14:paraId="2FCBD4F8" w14:textId="77777777" w:rsidR="00C178B1" w:rsidRPr="00F42D7C" w:rsidRDefault="00C178B1" w:rsidP="00C178B1">
      <w:pPr>
        <w:rPr>
          <w:rFonts w:ascii="Times New Roman" w:hAnsi="Times New Roman" w:cs="Times New Roman"/>
        </w:rPr>
      </w:pPr>
    </w:p>
    <w:p w14:paraId="39B5E9BD" w14:textId="77777777" w:rsidR="00C178B1" w:rsidRPr="00F42D7C" w:rsidRDefault="00C178B1" w:rsidP="00C178B1">
      <w:pPr>
        <w:rPr>
          <w:rFonts w:ascii="Times New Roman" w:hAnsi="Times New Roman" w:cs="Times New Roman"/>
        </w:rPr>
      </w:pPr>
    </w:p>
    <w:p w14:paraId="12D4C19E" w14:textId="77777777" w:rsidR="00C178B1" w:rsidRPr="00F42D7C" w:rsidRDefault="00C178B1" w:rsidP="00C178B1">
      <w:pPr>
        <w:rPr>
          <w:rFonts w:ascii="Times New Roman" w:hAnsi="Times New Roman" w:cs="Times New Roman"/>
        </w:rPr>
      </w:pPr>
    </w:p>
    <w:p w14:paraId="07148898" w14:textId="77777777" w:rsidR="00C178B1" w:rsidRPr="00F42D7C" w:rsidRDefault="00C178B1" w:rsidP="00C178B1">
      <w:pPr>
        <w:rPr>
          <w:rFonts w:ascii="Times New Roman" w:hAnsi="Times New Roman" w:cs="Times New Roman"/>
        </w:rPr>
      </w:pPr>
    </w:p>
    <w:p w14:paraId="39C8D98E" w14:textId="77777777" w:rsidR="00C178B1" w:rsidRPr="00F42D7C" w:rsidRDefault="00C178B1" w:rsidP="00C178B1">
      <w:pPr>
        <w:rPr>
          <w:rFonts w:ascii="Times New Roman" w:hAnsi="Times New Roman" w:cs="Times New Roman"/>
        </w:rPr>
      </w:pPr>
    </w:p>
    <w:p w14:paraId="694EE81D" w14:textId="77777777" w:rsidR="00C178B1" w:rsidRPr="00F42D7C" w:rsidRDefault="00C178B1" w:rsidP="00C178B1">
      <w:pPr>
        <w:rPr>
          <w:rFonts w:ascii="Times New Roman" w:hAnsi="Times New Roman" w:cs="Times New Roman"/>
        </w:rPr>
      </w:pPr>
    </w:p>
    <w:p w14:paraId="132B7DF9" w14:textId="77777777" w:rsidR="00C178B1" w:rsidRPr="00F42D7C" w:rsidRDefault="00C178B1" w:rsidP="00C178B1">
      <w:pPr>
        <w:rPr>
          <w:rFonts w:ascii="Times New Roman" w:hAnsi="Times New Roman" w:cs="Times New Roman"/>
        </w:rPr>
      </w:pPr>
    </w:p>
    <w:p w14:paraId="068C8058" w14:textId="77777777" w:rsidR="00C178B1" w:rsidRPr="00F42D7C" w:rsidRDefault="00C178B1" w:rsidP="00C178B1">
      <w:pPr>
        <w:rPr>
          <w:rFonts w:ascii="Times New Roman" w:hAnsi="Times New Roman" w:cs="Times New Roman"/>
        </w:rPr>
      </w:pPr>
    </w:p>
    <w:p w14:paraId="57245D00" w14:textId="77777777" w:rsidR="00C178B1" w:rsidRPr="00F42D7C" w:rsidRDefault="00C178B1" w:rsidP="00C178B1">
      <w:pPr>
        <w:rPr>
          <w:rFonts w:ascii="Times New Roman" w:hAnsi="Times New Roman" w:cs="Times New Roman"/>
        </w:rPr>
      </w:pPr>
    </w:p>
    <w:p w14:paraId="2910A936" w14:textId="77777777"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6430"/>
      </w:tblGrid>
      <w:tr w:rsidR="00C178B1" w:rsidRPr="00F42D7C" w14:paraId="2AE74B64" w14:textId="77777777" w:rsidTr="009E3668">
        <w:trPr>
          <w:trHeight w:val="980"/>
        </w:trPr>
        <w:tc>
          <w:tcPr>
            <w:tcW w:w="8217" w:type="dxa"/>
            <w:gridSpan w:val="2"/>
            <w:vAlign w:val="center"/>
          </w:tcPr>
          <w:p w14:paraId="7F3838C8"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-Week11</w:t>
            </w:r>
          </w:p>
        </w:tc>
      </w:tr>
      <w:tr w:rsidR="00C178B1" w:rsidRPr="00F42D7C" w14:paraId="44FBA4E0" w14:textId="77777777" w:rsidTr="009E3668">
        <w:tc>
          <w:tcPr>
            <w:tcW w:w="1787" w:type="dxa"/>
          </w:tcPr>
          <w:p w14:paraId="06440330"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430" w:type="dxa"/>
          </w:tcPr>
          <w:p w14:paraId="7A3B0354" w14:textId="77777777"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20</w:t>
            </w:r>
            <w:r w:rsidRPr="00F42D7C">
              <w:rPr>
                <w:rFonts w:ascii="Times New Roman" w:hAnsi="Times New Roman" w:cs="Times New Roman"/>
                <w:sz w:val="28"/>
                <w:szCs w:val="28"/>
              </w:rPr>
              <w:t xml:space="preserve"> Oct 2017</w:t>
            </w:r>
          </w:p>
        </w:tc>
      </w:tr>
    </w:tbl>
    <w:p w14:paraId="04F10CDB"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547"/>
        <w:gridCol w:w="567"/>
        <w:gridCol w:w="2551"/>
        <w:gridCol w:w="567"/>
        <w:gridCol w:w="1560"/>
        <w:gridCol w:w="425"/>
      </w:tblGrid>
      <w:tr w:rsidR="00C178B1" w:rsidRPr="00F42D7C" w14:paraId="56627B47" w14:textId="77777777" w:rsidTr="009E3668">
        <w:tc>
          <w:tcPr>
            <w:tcW w:w="2547" w:type="dxa"/>
            <w:vAlign w:val="bottom"/>
          </w:tcPr>
          <w:p w14:paraId="2E86DB1E"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14:paraId="0690D229"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1" w:type="dxa"/>
            <w:vAlign w:val="center"/>
          </w:tcPr>
          <w:p w14:paraId="7CDB3493"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7F4FE1"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14:paraId="007CE8C3"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560" w:type="dxa"/>
            <w:vAlign w:val="center"/>
          </w:tcPr>
          <w:p w14:paraId="52FA2FF8"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14:paraId="630F2099"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0326FDE4" w14:textId="77777777" w:rsidTr="009E3668">
        <w:tc>
          <w:tcPr>
            <w:tcW w:w="2547" w:type="dxa"/>
            <w:vAlign w:val="bottom"/>
          </w:tcPr>
          <w:p w14:paraId="1B2029A3"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567" w:type="dxa"/>
          </w:tcPr>
          <w:p w14:paraId="3BEA19B2"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1" w:type="dxa"/>
            <w:vAlign w:val="bottom"/>
          </w:tcPr>
          <w:p w14:paraId="1EE8A672"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14:paraId="5E4622A7"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560" w:type="dxa"/>
            <w:vAlign w:val="bottom"/>
          </w:tcPr>
          <w:p w14:paraId="43AC4632"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14:paraId="430DCAB9"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09E6CFC6"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6379"/>
      </w:tblGrid>
      <w:tr w:rsidR="00C178B1" w:rsidRPr="00F42D7C" w14:paraId="38CF9366" w14:textId="77777777" w:rsidTr="009E3668">
        <w:tc>
          <w:tcPr>
            <w:tcW w:w="1838" w:type="dxa"/>
          </w:tcPr>
          <w:p w14:paraId="76BD9E65"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379" w:type="dxa"/>
          </w:tcPr>
          <w:p w14:paraId="637273C1" w14:textId="77777777"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Discuss and Add detail to the final report draft</w:t>
            </w:r>
          </w:p>
        </w:tc>
      </w:tr>
      <w:tr w:rsidR="00C178B1" w:rsidRPr="00F42D7C" w14:paraId="3604E7A3" w14:textId="77777777" w:rsidTr="009E3668">
        <w:tc>
          <w:tcPr>
            <w:tcW w:w="1838" w:type="dxa"/>
          </w:tcPr>
          <w:p w14:paraId="0E567332"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379" w:type="dxa"/>
          </w:tcPr>
          <w:p w14:paraId="258DEF0D"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51188DCE"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and Focus on the evaluation part</w:t>
            </w:r>
          </w:p>
        </w:tc>
      </w:tr>
      <w:tr w:rsidR="00C178B1" w:rsidRPr="00F42D7C" w14:paraId="05834692" w14:textId="77777777" w:rsidTr="009E3668">
        <w:tc>
          <w:tcPr>
            <w:tcW w:w="1838" w:type="dxa"/>
          </w:tcPr>
          <w:p w14:paraId="75371CD9"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379" w:type="dxa"/>
          </w:tcPr>
          <w:p w14:paraId="5E5A995B"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Suggestions:</w:t>
            </w:r>
          </w:p>
          <w:p w14:paraId="54BA20E2" w14:textId="77777777" w:rsidR="00C178B1" w:rsidRPr="00F42D7C" w:rsidRDefault="00C178B1" w:rsidP="00911D5D">
            <w:pPr>
              <w:pStyle w:val="BulletStyle1"/>
              <w:numPr>
                <w:ilvl w:val="0"/>
                <w:numId w:val="14"/>
              </w:numPr>
              <w:spacing w:before="120" w:after="120" w:line="259" w:lineRule="auto"/>
              <w:rPr>
                <w:rFonts w:ascii="Times New Roman" w:hAnsi="Times New Roman"/>
                <w:b/>
              </w:rPr>
            </w:pPr>
            <w:r w:rsidRPr="00F42D7C">
              <w:rPr>
                <w:rFonts w:ascii="Times New Roman" w:eastAsia="SimSun" w:hAnsi="Times New Roman"/>
                <w:lang w:val="en-US"/>
              </w:rPr>
              <w:t>Assign each one’ work about the evaluation part and give everyone’s own opinion</w:t>
            </w:r>
          </w:p>
          <w:p w14:paraId="038C5C5E"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3AC02298" w14:textId="77777777"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eastAsia="SimSun" w:hAnsi="Times New Roman"/>
                <w:lang w:val="en-US"/>
              </w:rPr>
              <w:t>Discussed and determined the methods of evaluation</w:t>
            </w:r>
          </w:p>
          <w:p w14:paraId="77FBEDA4" w14:textId="77777777"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hAnsi="Times New Roman"/>
              </w:rPr>
              <w:t xml:space="preserve">Discussed </w:t>
            </w:r>
            <w:r w:rsidRPr="00F42D7C">
              <w:rPr>
                <w:rFonts w:ascii="Times New Roman" w:eastAsia="SimSun" w:hAnsi="Times New Roman"/>
                <w:lang w:val="en-US"/>
              </w:rPr>
              <w:t xml:space="preserve">the result of </w:t>
            </w:r>
            <w:r w:rsidR="007F4FE1" w:rsidRPr="00F42D7C">
              <w:rPr>
                <w:rFonts w:ascii="Times New Roman" w:eastAsia="SimSun" w:hAnsi="Times New Roman"/>
                <w:lang w:val="en-US"/>
              </w:rPr>
              <w:t>evaluation</w:t>
            </w:r>
          </w:p>
          <w:p w14:paraId="16D8B746" w14:textId="77777777"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hAnsi="Times New Roman"/>
              </w:rPr>
              <w:t>Discussed the questions about the evaluation</w:t>
            </w:r>
          </w:p>
          <w:p w14:paraId="12FBB44D" w14:textId="77777777"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hAnsi="Times New Roman"/>
                <w:color w:val="000000"/>
                <w:shd w:val="clear" w:color="auto" w:fill="FFFFFF"/>
              </w:rPr>
              <w:t>How about seasonal effects on the US flight network (best times to travel)</w:t>
            </w:r>
          </w:p>
          <w:p w14:paraId="5D40A678"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visualisation of best performing airport and the US flight network</w:t>
            </w:r>
            <w:r w:rsidRPr="00F42D7C">
              <w:rPr>
                <w:rStyle w:val="apple-converted-space"/>
                <w:rFonts w:ascii="Times New Roman" w:hAnsi="Times New Roman"/>
                <w:color w:val="000000"/>
                <w:shd w:val="clear" w:color="auto" w:fill="FFFFFF"/>
              </w:rPr>
              <w:t> </w:t>
            </w:r>
          </w:p>
          <w:p w14:paraId="143F21CA"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Identify the best/</w:t>
            </w:r>
            <w:r w:rsidR="007F4FE1" w:rsidRPr="00F42D7C">
              <w:rPr>
                <w:rFonts w:ascii="Times New Roman" w:hAnsi="Times New Roman"/>
                <w:color w:val="000000"/>
                <w:shd w:val="clear" w:color="auto" w:fill="FFFFFF"/>
              </w:rPr>
              <w:t>worst</w:t>
            </w:r>
            <w:r w:rsidRPr="00F42D7C">
              <w:rPr>
                <w:rFonts w:ascii="Times New Roman" w:hAnsi="Times New Roman"/>
                <w:color w:val="000000"/>
                <w:shd w:val="clear" w:color="auto" w:fill="FFFFFF"/>
              </w:rPr>
              <w:t xml:space="preserve"> airports and airlines</w:t>
            </w:r>
          </w:p>
          <w:p w14:paraId="54FFEDD7"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effect of y2k on the network</w:t>
            </w:r>
          </w:p>
          <w:p w14:paraId="7954386E"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effect of 911 on the network</w:t>
            </w:r>
          </w:p>
          <w:p w14:paraId="2F05C04F"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overall visual/aesthetic quality of the VA</w:t>
            </w:r>
          </w:p>
          <w:p w14:paraId="0AAF635B" w14:textId="77777777"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effectiveness of the VA System</w:t>
            </w:r>
          </w:p>
        </w:tc>
      </w:tr>
      <w:tr w:rsidR="00C178B1" w:rsidRPr="00F42D7C" w14:paraId="59EA7D3A" w14:textId="77777777" w:rsidTr="009E3668">
        <w:tc>
          <w:tcPr>
            <w:tcW w:w="1838" w:type="dxa"/>
          </w:tcPr>
          <w:p w14:paraId="1836FE79"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379" w:type="dxa"/>
          </w:tcPr>
          <w:p w14:paraId="10CD1A9D" w14:textId="77777777"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80% of final report now completed</w:t>
            </w:r>
          </w:p>
          <w:p w14:paraId="2782A46C" w14:textId="77777777" w:rsidR="00C178B1" w:rsidRPr="00F42D7C" w:rsidRDefault="00C178B1" w:rsidP="00C178B1">
            <w:pPr>
              <w:pStyle w:val="BulletStyle1"/>
              <w:numPr>
                <w:ilvl w:val="0"/>
                <w:numId w:val="0"/>
              </w:numPr>
              <w:spacing w:before="120" w:after="120"/>
              <w:rPr>
                <w:rFonts w:ascii="Times New Roman" w:eastAsia="SimSun" w:hAnsi="Times New Roman"/>
              </w:rPr>
            </w:pPr>
          </w:p>
        </w:tc>
      </w:tr>
    </w:tbl>
    <w:p w14:paraId="13D30A8A" w14:textId="77777777" w:rsidR="00C178B1" w:rsidRPr="00F42D7C" w:rsidRDefault="00C178B1" w:rsidP="00C178B1">
      <w:pPr>
        <w:rPr>
          <w:rFonts w:ascii="Times New Roman" w:hAnsi="Times New Roman" w:cs="Times New Roman"/>
        </w:rPr>
      </w:pPr>
    </w:p>
    <w:p w14:paraId="22481C43" w14:textId="77777777" w:rsidR="00C178B1" w:rsidRPr="00F42D7C" w:rsidRDefault="00C178B1" w:rsidP="00C178B1">
      <w:pPr>
        <w:rPr>
          <w:rFonts w:ascii="Times New Roman" w:hAnsi="Times New Roman" w:cs="Times New Roman"/>
        </w:rPr>
      </w:pPr>
    </w:p>
    <w:p w14:paraId="4370FECC" w14:textId="77777777" w:rsidR="00C178B1" w:rsidRPr="00F42D7C" w:rsidRDefault="00C178B1" w:rsidP="00C178B1">
      <w:pPr>
        <w:rPr>
          <w:rFonts w:ascii="Times New Roman" w:hAnsi="Times New Roman" w:cs="Times New Roman"/>
        </w:rPr>
      </w:pPr>
    </w:p>
    <w:p w14:paraId="60EBA462" w14:textId="77777777" w:rsidR="00C178B1" w:rsidRPr="00F42D7C" w:rsidRDefault="00C178B1" w:rsidP="00C178B1">
      <w:pPr>
        <w:rPr>
          <w:rFonts w:ascii="Times New Roman" w:hAnsi="Times New Roman" w:cs="Times New Roman"/>
        </w:rPr>
      </w:pPr>
    </w:p>
    <w:p w14:paraId="4B0E405B" w14:textId="77777777" w:rsidR="00C178B1" w:rsidRPr="00F42D7C" w:rsidRDefault="00C178B1" w:rsidP="00C178B1">
      <w:pPr>
        <w:rPr>
          <w:rFonts w:ascii="Times New Roman" w:hAnsi="Times New Roman" w:cs="Times New Roman"/>
        </w:rPr>
      </w:pPr>
    </w:p>
    <w:p w14:paraId="7CC7CD74" w14:textId="77777777" w:rsidR="00C178B1" w:rsidRPr="00F42D7C" w:rsidRDefault="00C178B1" w:rsidP="00C178B1">
      <w:pPr>
        <w:rPr>
          <w:rFonts w:ascii="Times New Roman" w:hAnsi="Times New Roman" w:cs="Times New Roman"/>
        </w:rPr>
      </w:pPr>
    </w:p>
    <w:p w14:paraId="1821D8A6" w14:textId="77777777" w:rsidR="00C178B1" w:rsidRPr="00F42D7C" w:rsidRDefault="00C178B1" w:rsidP="00C178B1">
      <w:pPr>
        <w:rPr>
          <w:rFonts w:ascii="Times New Roman" w:hAnsi="Times New Roman" w:cs="Times New Roman"/>
        </w:rPr>
      </w:pPr>
    </w:p>
    <w:p w14:paraId="6581155F" w14:textId="77777777" w:rsidR="00C178B1" w:rsidRPr="00F42D7C" w:rsidRDefault="00C178B1" w:rsidP="00C178B1">
      <w:pPr>
        <w:rPr>
          <w:rFonts w:ascii="Times New Roman" w:hAnsi="Times New Roman" w:cs="Times New Roman"/>
        </w:rPr>
      </w:pPr>
    </w:p>
    <w:p w14:paraId="241DB8C7" w14:textId="77777777" w:rsidR="00C178B1" w:rsidRPr="00F42D7C" w:rsidRDefault="00C178B1" w:rsidP="00C178B1">
      <w:pPr>
        <w:rPr>
          <w:rFonts w:ascii="Times New Roman" w:hAnsi="Times New Roman" w:cs="Times New Roman"/>
        </w:rPr>
      </w:pPr>
    </w:p>
    <w:p w14:paraId="234666E9" w14:textId="77777777" w:rsidR="00C178B1" w:rsidRPr="00F42D7C" w:rsidRDefault="00C178B1" w:rsidP="00C178B1">
      <w:pPr>
        <w:rPr>
          <w:rFonts w:ascii="Times New Roman" w:hAnsi="Times New Roman" w:cs="Times New Roman"/>
        </w:rPr>
      </w:pPr>
    </w:p>
    <w:p w14:paraId="5EE6D075" w14:textId="77777777" w:rsidR="00C178B1" w:rsidRPr="00F42D7C" w:rsidRDefault="00C178B1" w:rsidP="00C178B1">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6572"/>
      </w:tblGrid>
      <w:tr w:rsidR="00C178B1" w:rsidRPr="00F42D7C" w14:paraId="178C3130" w14:textId="77777777" w:rsidTr="009E3668">
        <w:trPr>
          <w:trHeight w:val="1070"/>
        </w:trPr>
        <w:tc>
          <w:tcPr>
            <w:tcW w:w="8359" w:type="dxa"/>
            <w:gridSpan w:val="2"/>
            <w:vAlign w:val="center"/>
          </w:tcPr>
          <w:p w14:paraId="57D81436" w14:textId="77777777"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-Week12</w:t>
            </w:r>
          </w:p>
        </w:tc>
      </w:tr>
      <w:tr w:rsidR="00C178B1" w:rsidRPr="00F42D7C" w14:paraId="251ED354" w14:textId="77777777" w:rsidTr="009E3668">
        <w:tc>
          <w:tcPr>
            <w:tcW w:w="1787" w:type="dxa"/>
          </w:tcPr>
          <w:p w14:paraId="7847C28B" w14:textId="77777777"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72" w:type="dxa"/>
          </w:tcPr>
          <w:p w14:paraId="73FF52F7" w14:textId="77777777"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27</w:t>
            </w:r>
            <w:r w:rsidRPr="00F42D7C">
              <w:rPr>
                <w:rFonts w:ascii="Times New Roman" w:hAnsi="Times New Roman" w:cs="Times New Roman"/>
                <w:sz w:val="28"/>
                <w:szCs w:val="28"/>
              </w:rPr>
              <w:t>October 2017</w:t>
            </w:r>
          </w:p>
        </w:tc>
      </w:tr>
    </w:tbl>
    <w:p w14:paraId="2A9E1243" w14:textId="77777777"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850"/>
        <w:gridCol w:w="2552"/>
        <w:gridCol w:w="567"/>
        <w:gridCol w:w="1701"/>
        <w:gridCol w:w="567"/>
      </w:tblGrid>
      <w:tr w:rsidR="00C178B1" w:rsidRPr="00F42D7C" w14:paraId="72733E19" w14:textId="77777777" w:rsidTr="009E3668">
        <w:tc>
          <w:tcPr>
            <w:tcW w:w="2122" w:type="dxa"/>
            <w:vAlign w:val="bottom"/>
          </w:tcPr>
          <w:p w14:paraId="0D2F5887"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850" w:type="dxa"/>
          </w:tcPr>
          <w:p w14:paraId="6C63F1C1"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14:paraId="513E7A97"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B9608A">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14:paraId="64F1C7E6"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14:paraId="2A8EA29D"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567" w:type="dxa"/>
          </w:tcPr>
          <w:p w14:paraId="3D0135A1"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14:paraId="0C5D385C" w14:textId="77777777" w:rsidTr="009E3668">
        <w:tc>
          <w:tcPr>
            <w:tcW w:w="2122" w:type="dxa"/>
            <w:vAlign w:val="bottom"/>
          </w:tcPr>
          <w:p w14:paraId="4A223267"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850" w:type="dxa"/>
          </w:tcPr>
          <w:p w14:paraId="1CF473DC"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14:paraId="690D7B9D"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14:paraId="454C14D2"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14:paraId="12C78D84" w14:textId="77777777"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567" w:type="dxa"/>
          </w:tcPr>
          <w:p w14:paraId="0C8CB089" w14:textId="77777777"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14:paraId="6F47EAED" w14:textId="77777777"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696"/>
        <w:gridCol w:w="6663"/>
      </w:tblGrid>
      <w:tr w:rsidR="00C178B1" w:rsidRPr="00F42D7C" w14:paraId="2C1E2FB5" w14:textId="77777777" w:rsidTr="009E3668">
        <w:tc>
          <w:tcPr>
            <w:tcW w:w="1696" w:type="dxa"/>
          </w:tcPr>
          <w:p w14:paraId="350C6735"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663" w:type="dxa"/>
          </w:tcPr>
          <w:p w14:paraId="37E01F51" w14:textId="77777777"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Review the Group30 Final Report</w:t>
            </w:r>
          </w:p>
        </w:tc>
      </w:tr>
      <w:tr w:rsidR="00C178B1" w:rsidRPr="00F42D7C" w14:paraId="228835AB" w14:textId="77777777" w:rsidTr="009E3668">
        <w:tc>
          <w:tcPr>
            <w:tcW w:w="1696" w:type="dxa"/>
          </w:tcPr>
          <w:p w14:paraId="1D18FEF5"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663" w:type="dxa"/>
          </w:tcPr>
          <w:p w14:paraId="62F9CC6D" w14:textId="77777777"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2424601E" w14:textId="77777777"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final report and finalise final draft</w:t>
            </w:r>
          </w:p>
        </w:tc>
      </w:tr>
      <w:tr w:rsidR="00C178B1" w:rsidRPr="00F42D7C" w14:paraId="77C2F7A8" w14:textId="77777777" w:rsidTr="009E3668">
        <w:tc>
          <w:tcPr>
            <w:tcW w:w="1696" w:type="dxa"/>
          </w:tcPr>
          <w:p w14:paraId="5E7FA1A2"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663" w:type="dxa"/>
          </w:tcPr>
          <w:p w14:paraId="6168ACC0" w14:textId="77777777" w:rsidR="00C178B1" w:rsidRPr="00F42D7C" w:rsidRDefault="00C178B1"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Final review of Final</w:t>
            </w:r>
            <w:r w:rsidR="00B9608A">
              <w:rPr>
                <w:rFonts w:ascii="Times New Roman" w:eastAsia="SimSun" w:hAnsi="Times New Roman"/>
                <w:lang w:val="en-US" w:eastAsia="zh-CN"/>
              </w:rPr>
              <w:t xml:space="preserve"> </w:t>
            </w:r>
            <w:r w:rsidRPr="00F42D7C">
              <w:rPr>
                <w:rFonts w:ascii="Times New Roman" w:eastAsia="SimSun" w:hAnsi="Times New Roman"/>
                <w:lang w:val="en-US" w:eastAsia="zh-CN"/>
              </w:rPr>
              <w:t>Report of Assignment 2</w:t>
            </w:r>
          </w:p>
          <w:p w14:paraId="07B826FB"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14:paraId="3EBC2DDF"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Girishkumar</w:t>
            </w:r>
          </w:p>
          <w:p w14:paraId="543890D0"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14:paraId="19185C5F"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14:paraId="569C7610"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14:paraId="4B6A1D94"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14:paraId="40FD8178" w14:textId="77777777" w:rsidR="00C178B1" w:rsidRPr="00F42D7C" w:rsidRDefault="00C178B1" w:rsidP="00911D5D">
            <w:pPr>
              <w:pStyle w:val="ListParagraph1"/>
              <w:numPr>
                <w:ilvl w:val="0"/>
                <w:numId w:val="13"/>
              </w:numPr>
              <w:spacing w:before="120" w:after="120" w:line="259" w:lineRule="auto"/>
              <w:rPr>
                <w:rFonts w:ascii="Times New Roman" w:hAnsi="Times New Roman"/>
              </w:rPr>
            </w:pPr>
            <w:r w:rsidRPr="00F42D7C">
              <w:rPr>
                <w:rFonts w:ascii="Times New Roman" w:hAnsi="Times New Roman"/>
              </w:rPr>
              <w:t>Submission of Final Report</w:t>
            </w:r>
          </w:p>
          <w:p w14:paraId="585CB61A" w14:textId="77777777"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tc>
      </w:tr>
      <w:tr w:rsidR="00C178B1" w:rsidRPr="00F42D7C" w14:paraId="6CC84BF6" w14:textId="77777777" w:rsidTr="009E3668">
        <w:tc>
          <w:tcPr>
            <w:tcW w:w="1696" w:type="dxa"/>
          </w:tcPr>
          <w:p w14:paraId="0DA3DDAC" w14:textId="77777777"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663" w:type="dxa"/>
          </w:tcPr>
          <w:p w14:paraId="627BC9DA" w14:textId="77777777"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100% of Final report now completed</w:t>
            </w:r>
          </w:p>
          <w:p w14:paraId="41FB9D24" w14:textId="77777777" w:rsidR="00C178B1" w:rsidRPr="00F42D7C" w:rsidRDefault="00C178B1" w:rsidP="00C178B1">
            <w:pPr>
              <w:pStyle w:val="BulletStyle1"/>
              <w:numPr>
                <w:ilvl w:val="0"/>
                <w:numId w:val="0"/>
              </w:numPr>
              <w:spacing w:before="120" w:after="120"/>
              <w:rPr>
                <w:rFonts w:ascii="Times New Roman" w:eastAsia="SimSun" w:hAnsi="Times New Roman"/>
              </w:rPr>
            </w:pPr>
          </w:p>
        </w:tc>
      </w:tr>
    </w:tbl>
    <w:p w14:paraId="5B170D0F" w14:textId="77777777" w:rsidR="00091CC7" w:rsidRPr="00F42D7C" w:rsidRDefault="00091CC7" w:rsidP="001E64A3">
      <w:pPr>
        <w:pStyle w:val="Heading1"/>
        <w:spacing w:before="120" w:after="0"/>
        <w:rPr>
          <w:rFonts w:ascii="Times New Roman" w:hAnsi="Times New Roman" w:cs="Times New Roman"/>
          <w:sz w:val="32"/>
          <w:szCs w:val="32"/>
        </w:rPr>
      </w:pPr>
    </w:p>
    <w:p w14:paraId="1E5CD97C" w14:textId="77777777" w:rsidR="00BB2328" w:rsidRPr="00F42D7C" w:rsidRDefault="00BB2328" w:rsidP="00BB2328">
      <w:pPr>
        <w:rPr>
          <w:rFonts w:ascii="Times New Roman" w:hAnsi="Times New Roman" w:cs="Times New Roman"/>
        </w:rPr>
      </w:pPr>
    </w:p>
    <w:p w14:paraId="6B102623" w14:textId="77777777" w:rsidR="00BB2328" w:rsidRPr="00F42D7C" w:rsidRDefault="00BB2328" w:rsidP="00BB2328">
      <w:pPr>
        <w:rPr>
          <w:rFonts w:ascii="Times New Roman" w:hAnsi="Times New Roman" w:cs="Times New Roman"/>
        </w:rPr>
      </w:pPr>
    </w:p>
    <w:p w14:paraId="6594007A" w14:textId="77777777" w:rsidR="00BB2328" w:rsidRPr="00F42D7C" w:rsidRDefault="00BB2328" w:rsidP="00BB2328">
      <w:pPr>
        <w:rPr>
          <w:rFonts w:ascii="Times New Roman" w:hAnsi="Times New Roman" w:cs="Times New Roman"/>
        </w:rPr>
      </w:pPr>
    </w:p>
    <w:p w14:paraId="79E33A95" w14:textId="77777777" w:rsidR="00BB2328" w:rsidRPr="00F42D7C" w:rsidRDefault="00BB2328" w:rsidP="00BB2328">
      <w:pPr>
        <w:rPr>
          <w:rFonts w:ascii="Times New Roman" w:hAnsi="Times New Roman" w:cs="Times New Roman"/>
        </w:rPr>
      </w:pPr>
    </w:p>
    <w:p w14:paraId="1D4B6669" w14:textId="77777777" w:rsidR="00BB2328" w:rsidRPr="00F42D7C" w:rsidRDefault="00BB2328" w:rsidP="00BB2328">
      <w:pPr>
        <w:rPr>
          <w:rFonts w:ascii="Times New Roman" w:hAnsi="Times New Roman" w:cs="Times New Roman"/>
        </w:rPr>
      </w:pPr>
    </w:p>
    <w:p w14:paraId="70A47C6B" w14:textId="77777777" w:rsidR="00BB2328" w:rsidRPr="00F42D7C" w:rsidRDefault="00BB2328" w:rsidP="00BB2328">
      <w:pPr>
        <w:rPr>
          <w:rFonts w:ascii="Times New Roman" w:hAnsi="Times New Roman" w:cs="Times New Roman"/>
        </w:rPr>
      </w:pPr>
    </w:p>
    <w:p w14:paraId="71461080" w14:textId="77777777" w:rsidR="00BB2328" w:rsidRPr="00F42D7C" w:rsidRDefault="00BB2328" w:rsidP="00BB2328">
      <w:pPr>
        <w:rPr>
          <w:rFonts w:ascii="Times New Roman" w:hAnsi="Times New Roman" w:cs="Times New Roman"/>
        </w:rPr>
      </w:pPr>
    </w:p>
    <w:p w14:paraId="27F3F39D" w14:textId="77777777" w:rsidR="00BB2328" w:rsidRPr="00F42D7C" w:rsidRDefault="00BB2328" w:rsidP="00BB2328">
      <w:pPr>
        <w:rPr>
          <w:rFonts w:ascii="Times New Roman" w:hAnsi="Times New Roman" w:cs="Times New Roman"/>
        </w:rPr>
      </w:pPr>
    </w:p>
    <w:p w14:paraId="54D5A447" w14:textId="77777777" w:rsidR="00BB2328" w:rsidRPr="00F42D7C" w:rsidRDefault="00BB2328" w:rsidP="00BB2328">
      <w:pPr>
        <w:rPr>
          <w:rFonts w:ascii="Times New Roman" w:hAnsi="Times New Roman" w:cs="Times New Roman"/>
        </w:rPr>
      </w:pPr>
    </w:p>
    <w:p w14:paraId="230C1442" w14:textId="77777777" w:rsidR="002F0AF0" w:rsidRPr="00F42D7C" w:rsidRDefault="002F0AF0" w:rsidP="002F0AF0">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7"/>
        <w:gridCol w:w="6572"/>
      </w:tblGrid>
      <w:tr w:rsidR="002F0AF0" w:rsidRPr="00F42D7C" w14:paraId="28D1793E" w14:textId="77777777" w:rsidTr="009E3668">
        <w:trPr>
          <w:trHeight w:val="1070"/>
        </w:trPr>
        <w:tc>
          <w:tcPr>
            <w:tcW w:w="8359" w:type="dxa"/>
            <w:gridSpan w:val="2"/>
            <w:vAlign w:val="center"/>
          </w:tcPr>
          <w:p w14:paraId="2171E100" w14:textId="77777777" w:rsidR="002F0AF0" w:rsidRPr="00F42D7C" w:rsidRDefault="002F0AF0" w:rsidP="00257FEE">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Minutes-Week12</w:t>
            </w:r>
          </w:p>
        </w:tc>
      </w:tr>
      <w:tr w:rsidR="002F0AF0" w:rsidRPr="00F42D7C" w14:paraId="309265B5" w14:textId="77777777" w:rsidTr="00E10A86">
        <w:tc>
          <w:tcPr>
            <w:tcW w:w="1787" w:type="dxa"/>
            <w:vAlign w:val="center"/>
          </w:tcPr>
          <w:p w14:paraId="07251ADD" w14:textId="77777777" w:rsidR="002F0AF0" w:rsidRPr="00F42D7C" w:rsidRDefault="002F0AF0" w:rsidP="00E10A86">
            <w:pPr>
              <w:rPr>
                <w:rFonts w:ascii="Times New Roman" w:hAnsi="Times New Roman" w:cs="Times New Roman"/>
                <w:sz w:val="28"/>
                <w:szCs w:val="28"/>
              </w:rPr>
            </w:pPr>
            <w:r w:rsidRPr="00F42D7C">
              <w:rPr>
                <w:rFonts w:ascii="Times New Roman" w:hAnsi="Times New Roman" w:cs="Times New Roman"/>
                <w:sz w:val="28"/>
                <w:szCs w:val="28"/>
              </w:rPr>
              <w:t>Date</w:t>
            </w:r>
          </w:p>
        </w:tc>
        <w:tc>
          <w:tcPr>
            <w:tcW w:w="6572" w:type="dxa"/>
            <w:vAlign w:val="center"/>
          </w:tcPr>
          <w:p w14:paraId="358453DF" w14:textId="77777777" w:rsidR="002F0AF0" w:rsidRPr="00F42D7C" w:rsidRDefault="002F0AF0" w:rsidP="00E10A86">
            <w:pPr>
              <w:rPr>
                <w:rFonts w:ascii="Times New Roman" w:hAnsi="Times New Roman" w:cs="Times New Roman"/>
                <w:sz w:val="28"/>
                <w:szCs w:val="28"/>
              </w:rPr>
            </w:pPr>
            <w:r w:rsidRPr="00F42D7C">
              <w:rPr>
                <w:rFonts w:ascii="Times New Roman" w:eastAsia="SimSun" w:hAnsi="Times New Roman" w:cs="Times New Roman"/>
                <w:sz w:val="28"/>
                <w:szCs w:val="28"/>
                <w:lang w:val="en-US"/>
              </w:rPr>
              <w:t>27</w:t>
            </w:r>
            <w:r w:rsidRPr="00F42D7C">
              <w:rPr>
                <w:rFonts w:ascii="Times New Roman" w:hAnsi="Times New Roman" w:cs="Times New Roman"/>
                <w:sz w:val="28"/>
                <w:szCs w:val="28"/>
              </w:rPr>
              <w:t>October 2017</w:t>
            </w:r>
          </w:p>
        </w:tc>
      </w:tr>
    </w:tbl>
    <w:p w14:paraId="7B54A678" w14:textId="77777777" w:rsidR="002F0AF0" w:rsidRPr="00F42D7C" w:rsidRDefault="002F0AF0" w:rsidP="002F0AF0">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567"/>
        <w:gridCol w:w="2552"/>
        <w:gridCol w:w="567"/>
        <w:gridCol w:w="1843"/>
        <w:gridCol w:w="567"/>
      </w:tblGrid>
      <w:tr w:rsidR="002F0AF0" w:rsidRPr="00F42D7C" w14:paraId="6B300761" w14:textId="77777777" w:rsidTr="009E3668">
        <w:tc>
          <w:tcPr>
            <w:tcW w:w="2263" w:type="dxa"/>
            <w:vAlign w:val="bottom"/>
          </w:tcPr>
          <w:p w14:paraId="79834200" w14:textId="77777777"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Alan Shen</w:t>
            </w:r>
          </w:p>
        </w:tc>
        <w:tc>
          <w:tcPr>
            <w:tcW w:w="567" w:type="dxa"/>
          </w:tcPr>
          <w:p w14:paraId="3B87F64E" w14:textId="77777777"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14:paraId="6A00F55C" w14:textId="77777777"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Girishkumar</w:t>
            </w:r>
            <w:r w:rsidR="007F4FE1"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14:paraId="41D1C142" w14:textId="77777777"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c>
          <w:tcPr>
            <w:tcW w:w="1843" w:type="dxa"/>
            <w:vAlign w:val="center"/>
          </w:tcPr>
          <w:p w14:paraId="26EFDDF7" w14:textId="77777777"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Nagib Shah</w:t>
            </w:r>
          </w:p>
        </w:tc>
        <w:tc>
          <w:tcPr>
            <w:tcW w:w="567" w:type="dxa"/>
          </w:tcPr>
          <w:p w14:paraId="5B23102A" w14:textId="77777777"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r>
      <w:tr w:rsidR="002F0AF0" w:rsidRPr="00F42D7C" w14:paraId="1ABF5682" w14:textId="77777777" w:rsidTr="009E3668">
        <w:tc>
          <w:tcPr>
            <w:tcW w:w="2263" w:type="dxa"/>
            <w:vAlign w:val="bottom"/>
          </w:tcPr>
          <w:p w14:paraId="2C97F233" w14:textId="77777777"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Qiushi (Rachel) Zhang</w:t>
            </w:r>
          </w:p>
        </w:tc>
        <w:tc>
          <w:tcPr>
            <w:tcW w:w="567" w:type="dxa"/>
          </w:tcPr>
          <w:p w14:paraId="5C335FF9" w14:textId="77777777"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14:paraId="39F5BE4E" w14:textId="77777777"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14:paraId="239290ED" w14:textId="77777777"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c>
          <w:tcPr>
            <w:tcW w:w="1843" w:type="dxa"/>
            <w:vAlign w:val="bottom"/>
          </w:tcPr>
          <w:p w14:paraId="48CE9EBA" w14:textId="77777777"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Young Choi</w:t>
            </w:r>
          </w:p>
        </w:tc>
        <w:tc>
          <w:tcPr>
            <w:tcW w:w="567" w:type="dxa"/>
          </w:tcPr>
          <w:p w14:paraId="39AC1C1D" w14:textId="77777777"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r>
    </w:tbl>
    <w:p w14:paraId="39668820" w14:textId="77777777" w:rsidR="002F0AF0" w:rsidRPr="00F42D7C" w:rsidRDefault="002F0AF0" w:rsidP="002F0AF0">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6521"/>
      </w:tblGrid>
      <w:tr w:rsidR="002F0AF0" w:rsidRPr="00F42D7C" w14:paraId="3990A554" w14:textId="77777777" w:rsidTr="009E3668">
        <w:tc>
          <w:tcPr>
            <w:tcW w:w="1838" w:type="dxa"/>
          </w:tcPr>
          <w:p w14:paraId="2D8117BB" w14:textId="77777777" w:rsidR="002F0AF0" w:rsidRPr="00F42D7C" w:rsidRDefault="002F0AF0" w:rsidP="00257FEE">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14:paraId="4C782E2F" w14:textId="77777777" w:rsidR="002F0AF0" w:rsidRPr="00F42D7C" w:rsidRDefault="002F0AF0"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Review the Group30 Final Report</w:t>
            </w:r>
          </w:p>
        </w:tc>
      </w:tr>
      <w:tr w:rsidR="002F0AF0" w:rsidRPr="00F42D7C" w14:paraId="294BDE07" w14:textId="77777777" w:rsidTr="009E3668">
        <w:tc>
          <w:tcPr>
            <w:tcW w:w="1838" w:type="dxa"/>
          </w:tcPr>
          <w:p w14:paraId="7D2362B3" w14:textId="77777777" w:rsidR="002F0AF0" w:rsidRPr="00F42D7C" w:rsidRDefault="002F0AF0" w:rsidP="00257FEE">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14:paraId="518E6F67" w14:textId="77777777" w:rsidR="002F0AF0" w:rsidRPr="00F42D7C" w:rsidRDefault="002F0AF0"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14:paraId="60549E5A" w14:textId="77777777" w:rsidR="002F0AF0" w:rsidRPr="00F42D7C" w:rsidRDefault="002F0AF0"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final report and finalise final draft</w:t>
            </w:r>
          </w:p>
        </w:tc>
      </w:tr>
      <w:tr w:rsidR="002F0AF0" w:rsidRPr="00F42D7C" w14:paraId="2EC84AEB" w14:textId="77777777" w:rsidTr="009E3668">
        <w:tc>
          <w:tcPr>
            <w:tcW w:w="1838" w:type="dxa"/>
          </w:tcPr>
          <w:p w14:paraId="5E918BA2" w14:textId="77777777" w:rsidR="002F0AF0" w:rsidRPr="00F42D7C" w:rsidRDefault="002F0AF0" w:rsidP="00257FEE">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14:paraId="10A69E92" w14:textId="77777777" w:rsidR="002F0AF0" w:rsidRPr="00F42D7C" w:rsidRDefault="002F0AF0"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Final review of Final Report of Assignment 2</w:t>
            </w:r>
          </w:p>
          <w:p w14:paraId="631DFCE9" w14:textId="77777777"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14:paraId="107C677D" w14:textId="77777777"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Girishkumar</w:t>
            </w:r>
          </w:p>
          <w:p w14:paraId="0F9AEF05" w14:textId="77777777"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14:paraId="45D046AB" w14:textId="77777777"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14:paraId="6233DC45" w14:textId="77777777"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14:paraId="7A962E36" w14:textId="77777777"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14:paraId="6E77C414" w14:textId="77777777" w:rsidR="002F0AF0" w:rsidRPr="00F42D7C" w:rsidRDefault="002F0AF0" w:rsidP="00911D5D">
            <w:pPr>
              <w:pStyle w:val="ListParagraph1"/>
              <w:numPr>
                <w:ilvl w:val="0"/>
                <w:numId w:val="13"/>
              </w:numPr>
              <w:spacing w:before="120" w:after="120" w:line="259" w:lineRule="auto"/>
              <w:rPr>
                <w:rFonts w:ascii="Times New Roman" w:hAnsi="Times New Roman"/>
              </w:rPr>
            </w:pPr>
            <w:r w:rsidRPr="00F42D7C">
              <w:rPr>
                <w:rFonts w:ascii="Times New Roman" w:hAnsi="Times New Roman"/>
              </w:rPr>
              <w:t>Submission of Final Report</w:t>
            </w:r>
          </w:p>
          <w:p w14:paraId="03AA13DA" w14:textId="77777777"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tc>
      </w:tr>
      <w:tr w:rsidR="002F0AF0" w:rsidRPr="00F42D7C" w14:paraId="61584819" w14:textId="77777777" w:rsidTr="009E3668">
        <w:tc>
          <w:tcPr>
            <w:tcW w:w="1838" w:type="dxa"/>
          </w:tcPr>
          <w:p w14:paraId="54EEE01A" w14:textId="77777777" w:rsidR="002F0AF0" w:rsidRPr="00F42D7C" w:rsidRDefault="002F0AF0" w:rsidP="00257FEE">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14:paraId="6B183144" w14:textId="77777777" w:rsidR="002F0AF0" w:rsidRPr="00F42D7C" w:rsidRDefault="002F0AF0" w:rsidP="00257FEE">
            <w:pPr>
              <w:pStyle w:val="BulletStyle1"/>
              <w:numPr>
                <w:ilvl w:val="0"/>
                <w:numId w:val="0"/>
              </w:numPr>
              <w:spacing w:before="120" w:after="120"/>
              <w:rPr>
                <w:rFonts w:ascii="Times New Roman" w:hAnsi="Times New Roman"/>
              </w:rPr>
            </w:pPr>
            <w:r w:rsidRPr="00F42D7C">
              <w:rPr>
                <w:rFonts w:ascii="Times New Roman" w:hAnsi="Times New Roman"/>
              </w:rPr>
              <w:t>100% of Final report now completed</w:t>
            </w:r>
          </w:p>
          <w:p w14:paraId="1A26E628" w14:textId="77777777" w:rsidR="002F0AF0" w:rsidRPr="00F42D7C" w:rsidRDefault="002F0AF0" w:rsidP="00257FEE">
            <w:pPr>
              <w:pStyle w:val="BulletStyle1"/>
              <w:numPr>
                <w:ilvl w:val="0"/>
                <w:numId w:val="0"/>
              </w:numPr>
              <w:spacing w:before="120" w:after="120"/>
              <w:rPr>
                <w:rFonts w:ascii="Times New Roman" w:eastAsia="SimSun" w:hAnsi="Times New Roman"/>
              </w:rPr>
            </w:pPr>
          </w:p>
        </w:tc>
      </w:tr>
    </w:tbl>
    <w:p w14:paraId="12D2D06F" w14:textId="77777777" w:rsidR="002F0AF0" w:rsidRPr="00F42D7C" w:rsidRDefault="002F0AF0" w:rsidP="002F0AF0">
      <w:pPr>
        <w:pStyle w:val="Heading1"/>
        <w:spacing w:before="120" w:after="0"/>
        <w:rPr>
          <w:rFonts w:ascii="Times New Roman" w:hAnsi="Times New Roman" w:cs="Times New Roman"/>
          <w:sz w:val="32"/>
          <w:szCs w:val="32"/>
        </w:rPr>
      </w:pPr>
    </w:p>
    <w:p w14:paraId="3C92F4A3" w14:textId="77777777" w:rsidR="002F0AF0" w:rsidRPr="00F42D7C" w:rsidRDefault="002F0AF0" w:rsidP="001E64A3">
      <w:pPr>
        <w:pStyle w:val="Heading1"/>
        <w:spacing w:before="120" w:after="0"/>
        <w:rPr>
          <w:rFonts w:ascii="Times New Roman" w:hAnsi="Times New Roman" w:cs="Times New Roman"/>
          <w:sz w:val="32"/>
          <w:szCs w:val="32"/>
        </w:rPr>
      </w:pPr>
    </w:p>
    <w:p w14:paraId="6CBFE189" w14:textId="77777777" w:rsidR="00123B6E" w:rsidRPr="00F42D7C" w:rsidRDefault="00123B6E" w:rsidP="00123B6E">
      <w:pPr>
        <w:rPr>
          <w:rFonts w:ascii="Times New Roman" w:hAnsi="Times New Roman" w:cs="Times New Roman"/>
        </w:rPr>
      </w:pPr>
    </w:p>
    <w:p w14:paraId="183C3A2F" w14:textId="77777777" w:rsidR="00123B6E" w:rsidRPr="00F42D7C" w:rsidRDefault="00123B6E" w:rsidP="00123B6E">
      <w:pPr>
        <w:rPr>
          <w:rFonts w:ascii="Times New Roman" w:hAnsi="Times New Roman" w:cs="Times New Roman"/>
        </w:rPr>
      </w:pPr>
    </w:p>
    <w:p w14:paraId="5990E8D3" w14:textId="77777777" w:rsidR="00123B6E" w:rsidRPr="00F42D7C" w:rsidRDefault="00123B6E" w:rsidP="00123B6E">
      <w:pPr>
        <w:rPr>
          <w:rFonts w:ascii="Times New Roman" w:hAnsi="Times New Roman" w:cs="Times New Roman"/>
        </w:rPr>
      </w:pPr>
    </w:p>
    <w:p w14:paraId="2740D8FF" w14:textId="77777777" w:rsidR="00123B6E" w:rsidRPr="00F42D7C" w:rsidRDefault="00123B6E" w:rsidP="00123B6E">
      <w:pPr>
        <w:rPr>
          <w:rFonts w:ascii="Times New Roman" w:hAnsi="Times New Roman" w:cs="Times New Roman"/>
        </w:rPr>
      </w:pPr>
    </w:p>
    <w:p w14:paraId="7DD16927" w14:textId="77777777" w:rsidR="00123B6E" w:rsidRPr="00F42D7C" w:rsidRDefault="00123B6E" w:rsidP="00123B6E">
      <w:pPr>
        <w:rPr>
          <w:rFonts w:ascii="Times New Roman" w:hAnsi="Times New Roman" w:cs="Times New Roman"/>
        </w:rPr>
      </w:pPr>
    </w:p>
    <w:p w14:paraId="65BBF80C" w14:textId="77777777" w:rsidR="00123B6E" w:rsidRPr="00F42D7C" w:rsidRDefault="00123B6E" w:rsidP="00123B6E">
      <w:pPr>
        <w:rPr>
          <w:rFonts w:ascii="Times New Roman" w:hAnsi="Times New Roman" w:cs="Times New Roman"/>
        </w:rPr>
      </w:pPr>
    </w:p>
    <w:p w14:paraId="7727E05D" w14:textId="77777777" w:rsidR="00123B6E" w:rsidRPr="00F42D7C" w:rsidRDefault="00123B6E" w:rsidP="00123B6E">
      <w:pPr>
        <w:rPr>
          <w:rFonts w:ascii="Times New Roman" w:hAnsi="Times New Roman" w:cs="Times New Roman"/>
        </w:rPr>
      </w:pPr>
    </w:p>
    <w:p w14:paraId="4FD7413A" w14:textId="77777777" w:rsidR="00123B6E" w:rsidRPr="00F42D7C" w:rsidRDefault="00123B6E" w:rsidP="00123B6E">
      <w:pPr>
        <w:rPr>
          <w:rFonts w:ascii="Times New Roman" w:hAnsi="Times New Roman" w:cs="Times New Roman"/>
        </w:rPr>
      </w:pPr>
    </w:p>
    <w:p w14:paraId="0FEE2836" w14:textId="77777777" w:rsidR="002F0AF0" w:rsidRPr="00F42D7C" w:rsidRDefault="002F0AF0" w:rsidP="002F0AF0">
      <w:pPr>
        <w:rPr>
          <w:rFonts w:ascii="Times New Roman" w:hAnsi="Times New Roman" w:cs="Times New Roman"/>
        </w:rPr>
      </w:pPr>
    </w:p>
    <w:p w14:paraId="3E8966CD" w14:textId="77777777" w:rsidR="00091CC7" w:rsidRPr="00F42D7C" w:rsidRDefault="00BF23FC" w:rsidP="00E10A86">
      <w:pPr>
        <w:pStyle w:val="Heading1"/>
        <w:numPr>
          <w:ilvl w:val="0"/>
          <w:numId w:val="23"/>
        </w:numPr>
        <w:spacing w:before="120" w:after="0"/>
        <w:rPr>
          <w:rFonts w:ascii="Times New Roman" w:hAnsi="Times New Roman" w:cs="Times New Roman"/>
          <w:sz w:val="32"/>
          <w:szCs w:val="32"/>
        </w:rPr>
      </w:pPr>
      <w:bookmarkStart w:id="126" w:name="_Toc497261741"/>
      <w:r w:rsidRPr="00F42D7C">
        <w:rPr>
          <w:rFonts w:ascii="Times New Roman" w:hAnsi="Times New Roman" w:cs="Times New Roman"/>
          <w:sz w:val="32"/>
          <w:szCs w:val="32"/>
        </w:rPr>
        <w:lastRenderedPageBreak/>
        <w:t>Appendix:</w:t>
      </w:r>
      <w:r w:rsidR="00443FA1" w:rsidRPr="00F42D7C">
        <w:rPr>
          <w:rFonts w:ascii="Times New Roman" w:hAnsi="Times New Roman" w:cs="Times New Roman"/>
          <w:sz w:val="32"/>
          <w:szCs w:val="32"/>
        </w:rPr>
        <w:t xml:space="preserve"> Code</w:t>
      </w:r>
      <w:bookmarkEnd w:id="126"/>
    </w:p>
    <w:p w14:paraId="38398F61" w14:textId="77777777" w:rsidR="00091CC7" w:rsidRPr="00F83FD8" w:rsidRDefault="000928A9" w:rsidP="00091CC7">
      <w:pPr>
        <w:spacing w:line="360" w:lineRule="exact"/>
        <w:rPr>
          <w:rFonts w:ascii="Times New Roman" w:hAnsi="Times New Roman" w:cs="Times New Roman"/>
          <w:b/>
          <w:iCs/>
          <w:sz w:val="28"/>
          <w:szCs w:val="28"/>
        </w:rPr>
      </w:pPr>
      <w:r>
        <w:rPr>
          <w:rFonts w:ascii="Times New Roman" w:hAnsi="Times New Roman" w:cs="Times New Roman"/>
          <w:b/>
          <w:iCs/>
          <w:sz w:val="28"/>
          <w:szCs w:val="28"/>
        </w:rPr>
        <w:t>Instruction to Get Started</w:t>
      </w:r>
      <w:r w:rsidR="00F83FD8" w:rsidRPr="00F83FD8">
        <w:rPr>
          <w:rFonts w:ascii="Times New Roman" w:hAnsi="Times New Roman" w:cs="Times New Roman"/>
          <w:b/>
          <w:iCs/>
          <w:sz w:val="28"/>
          <w:szCs w:val="28"/>
        </w:rPr>
        <w:t>:</w:t>
      </w:r>
    </w:p>
    <w:p w14:paraId="133E4BF7" w14:textId="77777777" w:rsidR="00F83FD8" w:rsidRPr="00E714AD" w:rsidRDefault="00F83FD8" w:rsidP="00F83FD8">
      <w:pPr>
        <w:widowControl/>
        <w:numPr>
          <w:ilvl w:val="0"/>
          <w:numId w:val="33"/>
        </w:numPr>
        <w:spacing w:before="100" w:beforeAutospacing="1"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Download and install anaconda (this will install python 3 and relevant packages)</w:t>
      </w:r>
    </w:p>
    <w:p w14:paraId="57F50065" w14:textId="77777777" w:rsidR="00F83FD8" w:rsidRPr="00E714AD" w:rsidRDefault="000928A9"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D</w:t>
      </w:r>
      <w:r w:rsidR="00F83FD8" w:rsidRPr="00E714AD">
        <w:rPr>
          <w:rFonts w:ascii="Times New Roman" w:eastAsia="Times New Roman" w:hAnsi="Times New Roman" w:cs="Times New Roman"/>
          <w:szCs w:val="22"/>
        </w:rPr>
        <w:t>ownload and install postgresql (brew install postgres)</w:t>
      </w:r>
    </w:p>
    <w:p w14:paraId="6D1D0F56" w14:textId="77777777" w:rsidR="00F83FD8" w:rsidRPr="00E714AD" w:rsidRDefault="000928A9"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D</w:t>
      </w:r>
      <w:r w:rsidR="00F83FD8" w:rsidRPr="00E714AD">
        <w:rPr>
          <w:rFonts w:ascii="Times New Roman" w:eastAsia="Times New Roman" w:hAnsi="Times New Roman" w:cs="Times New Roman"/>
          <w:szCs w:val="22"/>
        </w:rPr>
        <w:t>ownload and install pgadmin</w:t>
      </w:r>
    </w:p>
    <w:p w14:paraId="0EE23E9F" w14:textId="77777777" w:rsidR="00F83FD8" w:rsidRPr="00E714AD" w:rsidRDefault="000928A9"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D</w:t>
      </w:r>
      <w:r w:rsidR="00F83FD8" w:rsidRPr="00E714AD">
        <w:rPr>
          <w:rFonts w:ascii="Times New Roman" w:eastAsia="Times New Roman" w:hAnsi="Times New Roman" w:cs="Times New Roman"/>
          <w:szCs w:val="22"/>
        </w:rPr>
        <w:t>ownload all necessary flight data files from </w:t>
      </w:r>
      <w:hyperlink r:id="rId56" w:history="1">
        <w:r w:rsidR="00F83FD8" w:rsidRPr="00E714AD">
          <w:rPr>
            <w:rFonts w:ascii="Times New Roman" w:eastAsia="Times New Roman" w:hAnsi="Times New Roman" w:cs="Times New Roman"/>
            <w:szCs w:val="22"/>
          </w:rPr>
          <w:t>http://stat-computing.org/dataexpo/2009/</w:t>
        </w:r>
      </w:hyperlink>
    </w:p>
    <w:p w14:paraId="18890E4A" w14:textId="77777777" w:rsidR="00F83FD8" w:rsidRPr="00E714AD" w:rsidRDefault="000928A9"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E</w:t>
      </w:r>
      <w:r w:rsidR="00F83FD8" w:rsidRPr="00E714AD">
        <w:rPr>
          <w:rFonts w:ascii="Times New Roman" w:eastAsia="Times New Roman" w:hAnsi="Times New Roman" w:cs="Times New Roman"/>
          <w:szCs w:val="22"/>
        </w:rPr>
        <w:t>nsure pg admin is up and running</w:t>
      </w:r>
    </w:p>
    <w:p w14:paraId="5CF5ED05" w14:textId="77777777" w:rsidR="00F83FD8" w:rsidRPr="00E714AD" w:rsidRDefault="000928A9"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C</w:t>
      </w:r>
      <w:r w:rsidR="00F83FD8" w:rsidRPr="00E714AD">
        <w:rPr>
          <w:rFonts w:ascii="Times New Roman" w:eastAsia="Times New Roman" w:hAnsi="Times New Roman" w:cs="Times New Roman"/>
          <w:szCs w:val="22"/>
        </w:rPr>
        <w:t>reate a new database in postgres called "FlightData"</w:t>
      </w:r>
    </w:p>
    <w:p w14:paraId="6192C53C" w14:textId="77777777" w:rsidR="00F83FD8" w:rsidRPr="00E714AD" w:rsidRDefault="00F83FD8"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Clone the repository</w:t>
      </w:r>
    </w:p>
    <w:p w14:paraId="56A588A1" w14:textId="77777777" w:rsidR="000928A9" w:rsidRPr="00E714AD" w:rsidRDefault="000928A9" w:rsidP="00F83FD8">
      <w:pPr>
        <w:widowControl/>
        <w:numPr>
          <w:ilvl w:val="0"/>
          <w:numId w:val="33"/>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Load data in postgressql (FlightData DB) by either Option 1 or Option 2</w:t>
      </w:r>
    </w:p>
    <w:p w14:paraId="27776FAB" w14:textId="77777777" w:rsidR="000928A9" w:rsidRPr="00E714AD" w:rsidRDefault="000928A9" w:rsidP="000928A9">
      <w:pPr>
        <w:widowControl/>
        <w:spacing w:before="60" w:after="100" w:afterAutospacing="1"/>
        <w:ind w:left="720"/>
        <w:jc w:val="left"/>
        <w:rPr>
          <w:rFonts w:ascii="Times New Roman" w:eastAsia="Times New Roman" w:hAnsi="Times New Roman" w:cs="Times New Roman"/>
          <w:szCs w:val="22"/>
        </w:rPr>
      </w:pPr>
      <w:r w:rsidRPr="00E714AD">
        <w:rPr>
          <w:rFonts w:ascii="Times New Roman" w:eastAsia="Times New Roman" w:hAnsi="Times New Roman" w:cs="Times New Roman"/>
          <w:szCs w:val="22"/>
        </w:rPr>
        <w:t>Option 1: Load Data</w:t>
      </w:r>
    </w:p>
    <w:p w14:paraId="2C03AB2B" w14:textId="77777777" w:rsidR="00F83FD8" w:rsidRPr="00E714AD" w:rsidRDefault="000928A9" w:rsidP="000928A9">
      <w:pPr>
        <w:widowControl/>
        <w:numPr>
          <w:ilvl w:val="1"/>
          <w:numId w:val="35"/>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I</w:t>
      </w:r>
      <w:r w:rsidR="00F83FD8" w:rsidRPr="00E714AD">
        <w:rPr>
          <w:rFonts w:ascii="Times New Roman" w:eastAsia="Times New Roman" w:hAnsi="Times New Roman" w:cs="Times New Roman"/>
          <w:szCs w:val="22"/>
        </w:rPr>
        <w:t>n your working directory create a folder called "FlightData" and place all necessary flight data (CSVs) (intentionally excluded from this repository due to its size) - </w:t>
      </w:r>
      <w:hyperlink r:id="rId57" w:history="1">
        <w:r w:rsidR="00F83FD8" w:rsidRPr="00E714AD">
          <w:rPr>
            <w:rFonts w:ascii="Times New Roman" w:eastAsia="Times New Roman" w:hAnsi="Times New Roman" w:cs="Times New Roman"/>
            <w:szCs w:val="22"/>
          </w:rPr>
          <w:t>http://stat-computing.org/dataexpo/2009/supplemental-data.html</w:t>
        </w:r>
      </w:hyperlink>
    </w:p>
    <w:p w14:paraId="23CA655E" w14:textId="77777777" w:rsidR="00F83FD8" w:rsidRPr="00E714AD" w:rsidRDefault="00F83FD8" w:rsidP="000928A9">
      <w:pPr>
        <w:widowControl/>
        <w:numPr>
          <w:ilvl w:val="1"/>
          <w:numId w:val="35"/>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Extract the .gz/zip files for the year 2000 as well as the flight and carrier data files.</w:t>
      </w:r>
    </w:p>
    <w:p w14:paraId="269F8B56" w14:textId="77777777" w:rsidR="00F83FD8" w:rsidRPr="00E714AD" w:rsidRDefault="00F83FD8" w:rsidP="000928A9">
      <w:pPr>
        <w:widowControl/>
        <w:numPr>
          <w:ilvl w:val="1"/>
          <w:numId w:val="35"/>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start the juputer notebook (if mac open a terminal and type "jupyter notebook")</w:t>
      </w:r>
    </w:p>
    <w:p w14:paraId="51B120F5" w14:textId="77777777" w:rsidR="00F83FD8" w:rsidRPr="00E714AD" w:rsidRDefault="00F83FD8" w:rsidP="000928A9">
      <w:pPr>
        <w:widowControl/>
        <w:numPr>
          <w:ilvl w:val="1"/>
          <w:numId w:val="35"/>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open the Assignment2DataLoad.ipynb and run through the code (NOTE: The process might take a while to finish depending ony your hardware)</w:t>
      </w:r>
    </w:p>
    <w:p w14:paraId="134A321F" w14:textId="77777777" w:rsidR="00F83FD8" w:rsidRPr="00E714AD" w:rsidRDefault="000928A9" w:rsidP="000928A9">
      <w:pPr>
        <w:widowControl/>
        <w:numPr>
          <w:ilvl w:val="1"/>
          <w:numId w:val="35"/>
        </w:numPr>
        <w:spacing w:before="60"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O</w:t>
      </w:r>
      <w:r w:rsidR="00F83FD8" w:rsidRPr="00E714AD">
        <w:rPr>
          <w:rFonts w:ascii="Times New Roman" w:eastAsia="Times New Roman" w:hAnsi="Times New Roman" w:cs="Times New Roman"/>
          <w:szCs w:val="22"/>
        </w:rPr>
        <w:t>nce loaded close the notebook and open the 2nd notebook (FlightDataAnalaysis.ipynb)</w:t>
      </w:r>
    </w:p>
    <w:p w14:paraId="20717DF2" w14:textId="77777777" w:rsidR="000928A9" w:rsidRPr="00E714AD" w:rsidRDefault="000928A9" w:rsidP="000928A9">
      <w:pPr>
        <w:pStyle w:val="ListParagraph"/>
        <w:widowControl/>
        <w:spacing w:before="60" w:after="100" w:afterAutospacing="1"/>
        <w:ind w:left="720" w:firstLineChars="0" w:firstLine="0"/>
        <w:jc w:val="left"/>
        <w:rPr>
          <w:rFonts w:ascii="Times New Roman" w:eastAsia="Times New Roman" w:hAnsi="Times New Roman" w:cs="Times New Roman"/>
          <w:szCs w:val="22"/>
        </w:rPr>
      </w:pPr>
      <w:r w:rsidRPr="00E714AD">
        <w:rPr>
          <w:rFonts w:ascii="Times New Roman" w:eastAsia="Times New Roman" w:hAnsi="Times New Roman" w:cs="Times New Roman"/>
          <w:szCs w:val="22"/>
        </w:rPr>
        <w:t xml:space="preserve">Option 2: Load Data </w:t>
      </w:r>
      <w:r w:rsidR="00E714AD" w:rsidRPr="00E714AD">
        <w:rPr>
          <w:rFonts w:ascii="Times New Roman" w:eastAsia="Times New Roman" w:hAnsi="Times New Roman" w:cs="Times New Roman"/>
          <w:szCs w:val="22"/>
        </w:rPr>
        <w:t xml:space="preserve">from Postgresql Import/export Utility </w:t>
      </w:r>
      <w:r w:rsidRPr="00E714AD">
        <w:rPr>
          <w:rFonts w:ascii="Times New Roman" w:eastAsia="Times New Roman" w:hAnsi="Times New Roman" w:cs="Times New Roman"/>
          <w:szCs w:val="22"/>
        </w:rPr>
        <w:t>(Faster)</w:t>
      </w:r>
    </w:p>
    <w:p w14:paraId="3CF9669C" w14:textId="77777777" w:rsidR="00E714AD" w:rsidRPr="00E714AD" w:rsidRDefault="00E714AD" w:rsidP="00E714AD">
      <w:pPr>
        <w:widowControl/>
        <w:numPr>
          <w:ilvl w:val="1"/>
          <w:numId w:val="35"/>
        </w:numPr>
        <w:spacing w:before="60" w:after="100" w:afterAutospacing="1"/>
        <w:jc w:val="left"/>
        <w:rPr>
          <w:rFonts w:ascii="Times New Roman" w:eastAsia="Times New Roman" w:hAnsi="Times New Roman" w:cs="Times New Roman"/>
          <w:szCs w:val="22"/>
        </w:rPr>
      </w:pPr>
      <w:r>
        <w:rPr>
          <w:rFonts w:ascii="Times New Roman" w:eastAsia="Times New Roman" w:hAnsi="Times New Roman" w:cs="Times New Roman"/>
          <w:szCs w:val="22"/>
        </w:rPr>
        <w:t xml:space="preserve">Create Tables using script given on </w:t>
      </w:r>
      <w:r w:rsidRPr="00E714AD">
        <w:rPr>
          <w:rFonts w:ascii="Times New Roman" w:eastAsia="Times New Roman" w:hAnsi="Times New Roman" w:cs="Times New Roman"/>
          <w:szCs w:val="22"/>
        </w:rPr>
        <w:t>http://stat-computing.org/dataexpo/2009/sqlite.html</w:t>
      </w:r>
    </w:p>
    <w:p w14:paraId="46E24344" w14:textId="77777777" w:rsidR="00E714AD" w:rsidRDefault="00E714AD" w:rsidP="00E714AD">
      <w:pPr>
        <w:widowControl/>
        <w:numPr>
          <w:ilvl w:val="1"/>
          <w:numId w:val="35"/>
        </w:numPr>
        <w:spacing w:before="60" w:after="100" w:afterAutospacing="1"/>
        <w:jc w:val="left"/>
        <w:rPr>
          <w:rFonts w:ascii="Times New Roman" w:eastAsia="Times New Roman" w:hAnsi="Times New Roman" w:cs="Times New Roman"/>
          <w:szCs w:val="22"/>
        </w:rPr>
      </w:pPr>
      <w:r>
        <w:rPr>
          <w:rFonts w:ascii="Times New Roman" w:eastAsia="Times New Roman" w:hAnsi="Times New Roman" w:cs="Times New Roman"/>
          <w:szCs w:val="22"/>
        </w:rPr>
        <w:t>Go to table Import/Export, select import</w:t>
      </w:r>
    </w:p>
    <w:p w14:paraId="713B6450" w14:textId="77777777" w:rsidR="00E714AD" w:rsidRDefault="00E714AD" w:rsidP="00E714AD">
      <w:pPr>
        <w:widowControl/>
        <w:numPr>
          <w:ilvl w:val="1"/>
          <w:numId w:val="35"/>
        </w:numPr>
        <w:spacing w:before="60" w:after="100" w:afterAutospacing="1"/>
        <w:jc w:val="left"/>
        <w:rPr>
          <w:rFonts w:ascii="Times New Roman" w:eastAsia="Times New Roman" w:hAnsi="Times New Roman" w:cs="Times New Roman"/>
          <w:szCs w:val="22"/>
        </w:rPr>
      </w:pPr>
      <w:r>
        <w:rPr>
          <w:rFonts w:ascii="Times New Roman" w:eastAsia="Times New Roman" w:hAnsi="Times New Roman" w:cs="Times New Roman"/>
          <w:szCs w:val="22"/>
        </w:rPr>
        <w:t>Select file name, select header yes, and press ok</w:t>
      </w:r>
    </w:p>
    <w:p w14:paraId="0E843E63" w14:textId="77777777" w:rsidR="000928A9" w:rsidRPr="00E714AD" w:rsidRDefault="00ED1783" w:rsidP="00E714AD">
      <w:pPr>
        <w:widowControl/>
        <w:spacing w:before="60" w:after="100" w:afterAutospacing="1"/>
        <w:jc w:val="left"/>
        <w:rPr>
          <w:rFonts w:ascii="Times New Roman" w:eastAsia="Times New Roman" w:hAnsi="Times New Roman" w:cs="Times New Roman"/>
          <w:szCs w:val="22"/>
        </w:rPr>
      </w:pPr>
      <w:r>
        <w:rPr>
          <w:rFonts w:ascii="Times New Roman" w:hAnsi="Times New Roman" w:cs="Times New Roman"/>
          <w:iCs/>
          <w:sz w:val="28"/>
          <w:szCs w:val="28"/>
        </w:rPr>
        <w:t>To Ru</w:t>
      </w:r>
      <w:r w:rsidR="000928A9" w:rsidRPr="00E714AD">
        <w:rPr>
          <w:rFonts w:ascii="Times New Roman" w:hAnsi="Times New Roman" w:cs="Times New Roman"/>
          <w:iCs/>
          <w:sz w:val="28"/>
          <w:szCs w:val="28"/>
        </w:rPr>
        <w:t xml:space="preserve">n </w:t>
      </w:r>
      <w:r w:rsidR="000928A9" w:rsidRPr="00E714AD">
        <w:rPr>
          <w:rFonts w:ascii="Times New Roman" w:hAnsi="Times New Roman" w:cs="Times New Roman"/>
          <w:b/>
          <w:iCs/>
          <w:sz w:val="28"/>
          <w:szCs w:val="28"/>
          <w:u w:val="single"/>
        </w:rPr>
        <w:t>A Hitchhikers Guide to U.S.A.</w:t>
      </w:r>
      <w:r w:rsidR="000928A9" w:rsidRPr="00E714AD">
        <w:rPr>
          <w:rFonts w:ascii="Times New Roman" w:hAnsi="Times New Roman" w:cs="Times New Roman"/>
          <w:iCs/>
          <w:sz w:val="28"/>
          <w:szCs w:val="28"/>
        </w:rPr>
        <w:t xml:space="preserve"> VA System:</w:t>
      </w:r>
    </w:p>
    <w:p w14:paraId="025A100B" w14:textId="77777777" w:rsidR="000928A9" w:rsidRPr="00E714AD" w:rsidRDefault="000928A9" w:rsidP="00E714AD">
      <w:pPr>
        <w:widowControl/>
        <w:numPr>
          <w:ilvl w:val="0"/>
          <w:numId w:val="33"/>
        </w:numPr>
        <w:spacing w:before="100" w:beforeAutospacing="1"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Open a terminal/cmd prompt and move to "/FlightDataVisualisation/VisualisationsD3" directory</w:t>
      </w:r>
    </w:p>
    <w:p w14:paraId="542632B0" w14:textId="77777777" w:rsidR="000928A9" w:rsidRPr="00E714AD" w:rsidRDefault="000928A9" w:rsidP="00E714AD">
      <w:pPr>
        <w:widowControl/>
        <w:numPr>
          <w:ilvl w:val="0"/>
          <w:numId w:val="33"/>
        </w:numPr>
        <w:spacing w:before="100" w:beforeAutospacing="1"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Start the python webserver (python -m http.server 8888)</w:t>
      </w:r>
    </w:p>
    <w:p w14:paraId="587368B9" w14:textId="77777777" w:rsidR="000928A9" w:rsidRPr="00E714AD" w:rsidRDefault="000928A9" w:rsidP="00E714AD">
      <w:pPr>
        <w:widowControl/>
        <w:numPr>
          <w:ilvl w:val="0"/>
          <w:numId w:val="33"/>
        </w:numPr>
        <w:spacing w:before="100" w:beforeAutospacing="1" w:after="100" w:afterAutospacing="1"/>
        <w:jc w:val="left"/>
        <w:rPr>
          <w:rFonts w:ascii="Times New Roman" w:eastAsia="Times New Roman" w:hAnsi="Times New Roman" w:cs="Times New Roman"/>
          <w:szCs w:val="22"/>
        </w:rPr>
      </w:pPr>
      <w:r w:rsidRPr="00E714AD">
        <w:rPr>
          <w:rFonts w:ascii="Times New Roman" w:eastAsia="Times New Roman" w:hAnsi="Times New Roman" w:cs="Times New Roman"/>
          <w:szCs w:val="22"/>
        </w:rPr>
        <w:t>Open a browser and go to http://localhost:8888/f</w:t>
      </w:r>
      <w:hyperlink r:id="rId58" w:tooltip="flight-vaV2.html" w:history="1">
        <w:r w:rsidRPr="00E714AD">
          <w:rPr>
            <w:rFonts w:ascii="Times New Roman" w:eastAsia="Times New Roman" w:hAnsi="Times New Roman" w:cs="Times New Roman"/>
            <w:szCs w:val="22"/>
          </w:rPr>
          <w:t>light-vaV2.html</w:t>
        </w:r>
      </w:hyperlink>
    </w:p>
    <w:p w14:paraId="5E85696E" w14:textId="77777777" w:rsidR="000928A9" w:rsidRPr="00F42D7C" w:rsidRDefault="000928A9" w:rsidP="00091CC7">
      <w:pPr>
        <w:spacing w:line="360" w:lineRule="exact"/>
        <w:rPr>
          <w:rFonts w:ascii="Times New Roman" w:hAnsi="Times New Roman" w:cs="Times New Roman"/>
          <w:iCs/>
          <w:sz w:val="28"/>
          <w:szCs w:val="28"/>
        </w:rPr>
      </w:pPr>
    </w:p>
    <w:p w14:paraId="3F2A9433" w14:textId="77777777" w:rsidR="00EE0962" w:rsidRPr="00F42D7C" w:rsidRDefault="00EE0962" w:rsidP="00091CC7">
      <w:pPr>
        <w:spacing w:line="360" w:lineRule="exact"/>
        <w:rPr>
          <w:rFonts w:ascii="Times New Roman" w:hAnsi="Times New Roman" w:cs="Times New Roman"/>
          <w:iCs/>
          <w:sz w:val="28"/>
          <w:szCs w:val="28"/>
        </w:rPr>
      </w:pPr>
    </w:p>
    <w:p w14:paraId="5F84504D" w14:textId="77777777" w:rsidR="00C276CC" w:rsidRDefault="00ED1783" w:rsidP="00C67ACC">
      <w:pPr>
        <w:spacing w:line="360" w:lineRule="exact"/>
        <w:rPr>
          <w:rFonts w:ascii="Times New Roman" w:hAnsi="Times New Roman" w:cs="Times New Roman"/>
          <w:sz w:val="28"/>
          <w:szCs w:val="28"/>
        </w:rPr>
      </w:pPr>
      <w:r>
        <w:rPr>
          <w:rFonts w:ascii="Times New Roman" w:hAnsi="Times New Roman" w:cs="Times New Roman"/>
          <w:sz w:val="28"/>
          <w:szCs w:val="28"/>
        </w:rPr>
        <w:t>Code:</w:t>
      </w:r>
    </w:p>
    <w:p w14:paraId="720989C3" w14:textId="77777777" w:rsidR="00ED1783" w:rsidRDefault="00ED1783" w:rsidP="00C67ACC">
      <w:pPr>
        <w:spacing w:line="360" w:lineRule="exact"/>
        <w:rPr>
          <w:rFonts w:ascii="Times New Roman" w:hAnsi="Times New Roman" w:cs="Times New Roman"/>
          <w:sz w:val="28"/>
          <w:szCs w:val="28"/>
        </w:rPr>
      </w:pPr>
    </w:p>
    <w:tbl>
      <w:tblPr>
        <w:tblW w:w="9099" w:type="dxa"/>
        <w:tblInd w:w="99" w:type="dxa"/>
        <w:tblLook w:val="04A0" w:firstRow="1" w:lastRow="0" w:firstColumn="1" w:lastColumn="0" w:noHBand="0" w:noVBand="1"/>
      </w:tblPr>
      <w:tblGrid>
        <w:gridCol w:w="3520"/>
        <w:gridCol w:w="3360"/>
        <w:gridCol w:w="2219"/>
      </w:tblGrid>
      <w:tr w:rsidR="00630168" w:rsidRPr="00630168" w14:paraId="6E045463" w14:textId="77777777" w:rsidTr="00630168">
        <w:trPr>
          <w:trHeight w:val="290"/>
        </w:trPr>
        <w:tc>
          <w:tcPr>
            <w:tcW w:w="3520"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14:paraId="72F6FE57"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Main code</w:t>
            </w:r>
          </w:p>
        </w:tc>
        <w:tc>
          <w:tcPr>
            <w:tcW w:w="3360" w:type="dxa"/>
            <w:tcBorders>
              <w:top w:val="single" w:sz="4" w:space="0" w:color="auto"/>
              <w:left w:val="nil"/>
              <w:bottom w:val="single" w:sz="4" w:space="0" w:color="auto"/>
              <w:right w:val="single" w:sz="4" w:space="0" w:color="auto"/>
            </w:tcBorders>
            <w:shd w:val="clear" w:color="000000" w:fill="D8D8D8"/>
            <w:noWrap/>
            <w:vAlign w:val="bottom"/>
            <w:hideMark/>
          </w:tcPr>
          <w:p w14:paraId="08883D3B"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Purpose</w:t>
            </w:r>
          </w:p>
        </w:tc>
        <w:tc>
          <w:tcPr>
            <w:tcW w:w="2219" w:type="dxa"/>
            <w:tcBorders>
              <w:top w:val="single" w:sz="4" w:space="0" w:color="auto"/>
              <w:left w:val="nil"/>
              <w:bottom w:val="single" w:sz="4" w:space="0" w:color="auto"/>
              <w:right w:val="single" w:sz="4" w:space="0" w:color="auto"/>
            </w:tcBorders>
            <w:shd w:val="clear" w:color="000000" w:fill="D8D8D8"/>
            <w:noWrap/>
            <w:vAlign w:val="bottom"/>
            <w:hideMark/>
          </w:tcPr>
          <w:p w14:paraId="6DA1AA04"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 xml:space="preserve">Language </w:t>
            </w:r>
          </w:p>
        </w:tc>
      </w:tr>
      <w:tr w:rsidR="00630168" w:rsidRPr="00630168" w14:paraId="2DB12A5C" w14:textId="77777777"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37263A66"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sampeQuery.sql</w:t>
            </w:r>
          </w:p>
        </w:tc>
        <w:tc>
          <w:tcPr>
            <w:tcW w:w="3360" w:type="dxa"/>
            <w:tcBorders>
              <w:top w:val="nil"/>
              <w:left w:val="nil"/>
              <w:bottom w:val="single" w:sz="4" w:space="0" w:color="auto"/>
              <w:right w:val="single" w:sz="4" w:space="0" w:color="auto"/>
            </w:tcBorders>
            <w:shd w:val="clear" w:color="auto" w:fill="auto"/>
            <w:noWrap/>
            <w:vAlign w:val="bottom"/>
            <w:hideMark/>
          </w:tcPr>
          <w:p w14:paraId="509B2C34"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To get appropriate data</w:t>
            </w:r>
          </w:p>
        </w:tc>
        <w:tc>
          <w:tcPr>
            <w:tcW w:w="2219" w:type="dxa"/>
            <w:tcBorders>
              <w:top w:val="nil"/>
              <w:left w:val="nil"/>
              <w:bottom w:val="single" w:sz="4" w:space="0" w:color="auto"/>
              <w:right w:val="single" w:sz="4" w:space="0" w:color="auto"/>
            </w:tcBorders>
            <w:shd w:val="clear" w:color="auto" w:fill="auto"/>
            <w:noWrap/>
            <w:vAlign w:val="bottom"/>
            <w:hideMark/>
          </w:tcPr>
          <w:p w14:paraId="6BFB95DD"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Sql</w:t>
            </w:r>
          </w:p>
        </w:tc>
      </w:tr>
      <w:tr w:rsidR="00630168" w:rsidRPr="00630168" w14:paraId="5AD38C5B" w14:textId="77777777" w:rsidTr="00630168">
        <w:trPr>
          <w:trHeight w:val="53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00B2D4A2"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FlightDataAnalaysis.ipynb</w:t>
            </w:r>
          </w:p>
        </w:tc>
        <w:tc>
          <w:tcPr>
            <w:tcW w:w="3360" w:type="dxa"/>
            <w:tcBorders>
              <w:top w:val="nil"/>
              <w:left w:val="nil"/>
              <w:bottom w:val="single" w:sz="4" w:space="0" w:color="auto"/>
              <w:right w:val="single" w:sz="4" w:space="0" w:color="auto"/>
            </w:tcBorders>
            <w:shd w:val="clear" w:color="auto" w:fill="auto"/>
            <w:noWrap/>
            <w:vAlign w:val="bottom"/>
            <w:hideMark/>
          </w:tcPr>
          <w:p w14:paraId="6793E9B8"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Loading data into postgressql</w:t>
            </w:r>
          </w:p>
        </w:tc>
        <w:tc>
          <w:tcPr>
            <w:tcW w:w="2219" w:type="dxa"/>
            <w:tcBorders>
              <w:top w:val="nil"/>
              <w:left w:val="nil"/>
              <w:bottom w:val="single" w:sz="4" w:space="0" w:color="auto"/>
              <w:right w:val="single" w:sz="4" w:space="0" w:color="auto"/>
            </w:tcBorders>
            <w:shd w:val="clear" w:color="auto" w:fill="auto"/>
            <w:noWrap/>
            <w:vAlign w:val="bottom"/>
            <w:hideMark/>
          </w:tcPr>
          <w:p w14:paraId="307A31C1"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Python</w:t>
            </w:r>
          </w:p>
        </w:tc>
      </w:tr>
      <w:tr w:rsidR="00630168" w:rsidRPr="00630168" w14:paraId="586576E4" w14:textId="77777777"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00BC77B3" w14:textId="77777777" w:rsidR="00630168" w:rsidRPr="00630168" w:rsidRDefault="000E51F7" w:rsidP="00630168">
            <w:pPr>
              <w:widowControl/>
              <w:jc w:val="left"/>
              <w:rPr>
                <w:rFonts w:ascii="Times New Roman" w:eastAsia="Times New Roman" w:hAnsi="Times New Roman" w:cs="Times New Roman"/>
                <w:szCs w:val="22"/>
              </w:rPr>
            </w:pPr>
            <w:hyperlink r:id="rId59" w:tooltip="DailyFlightHeatmap.html" w:history="1">
              <w:r w:rsidR="00630168" w:rsidRPr="00630168">
                <w:rPr>
                  <w:rFonts w:ascii="Times New Roman" w:eastAsia="Times New Roman" w:hAnsi="Times New Roman" w:cs="Times New Roman"/>
                  <w:szCs w:val="22"/>
                </w:rPr>
                <w:t>DailyFlightHeatmap.html</w:t>
              </w:r>
            </w:hyperlink>
          </w:p>
        </w:tc>
        <w:tc>
          <w:tcPr>
            <w:tcW w:w="3360" w:type="dxa"/>
            <w:tcBorders>
              <w:top w:val="nil"/>
              <w:left w:val="nil"/>
              <w:bottom w:val="single" w:sz="4" w:space="0" w:color="auto"/>
              <w:right w:val="single" w:sz="4" w:space="0" w:color="auto"/>
            </w:tcBorders>
            <w:shd w:val="clear" w:color="auto" w:fill="auto"/>
            <w:noWrap/>
            <w:vAlign w:val="bottom"/>
            <w:hideMark/>
          </w:tcPr>
          <w:p w14:paraId="5948AC13"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Seasonal Effect heat map</w:t>
            </w:r>
          </w:p>
        </w:tc>
        <w:tc>
          <w:tcPr>
            <w:tcW w:w="2219" w:type="dxa"/>
            <w:tcBorders>
              <w:top w:val="nil"/>
              <w:left w:val="nil"/>
              <w:bottom w:val="single" w:sz="4" w:space="0" w:color="auto"/>
              <w:right w:val="single" w:sz="4" w:space="0" w:color="auto"/>
            </w:tcBorders>
            <w:shd w:val="clear" w:color="auto" w:fill="auto"/>
            <w:noWrap/>
            <w:vAlign w:val="bottom"/>
            <w:hideMark/>
          </w:tcPr>
          <w:p w14:paraId="53FE2886"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D3</w:t>
            </w:r>
          </w:p>
        </w:tc>
      </w:tr>
      <w:tr w:rsidR="00630168" w:rsidRPr="00630168" w14:paraId="4A1DC920" w14:textId="77777777"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478EFD57"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bubbleforce.html</w:t>
            </w:r>
          </w:p>
        </w:tc>
        <w:tc>
          <w:tcPr>
            <w:tcW w:w="3360" w:type="dxa"/>
            <w:tcBorders>
              <w:top w:val="nil"/>
              <w:left w:val="nil"/>
              <w:bottom w:val="single" w:sz="4" w:space="0" w:color="auto"/>
              <w:right w:val="single" w:sz="4" w:space="0" w:color="auto"/>
            </w:tcBorders>
            <w:shd w:val="clear" w:color="auto" w:fill="auto"/>
            <w:noWrap/>
            <w:vAlign w:val="bottom"/>
            <w:hideMark/>
          </w:tcPr>
          <w:p w14:paraId="5399DDC1"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Airline Performance code bubble chart</w:t>
            </w:r>
          </w:p>
        </w:tc>
        <w:tc>
          <w:tcPr>
            <w:tcW w:w="2219" w:type="dxa"/>
            <w:tcBorders>
              <w:top w:val="nil"/>
              <w:left w:val="nil"/>
              <w:bottom w:val="single" w:sz="4" w:space="0" w:color="auto"/>
              <w:right w:val="single" w:sz="4" w:space="0" w:color="auto"/>
            </w:tcBorders>
            <w:shd w:val="clear" w:color="auto" w:fill="auto"/>
            <w:noWrap/>
            <w:vAlign w:val="bottom"/>
            <w:hideMark/>
          </w:tcPr>
          <w:p w14:paraId="50DD0536"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D3</w:t>
            </w:r>
          </w:p>
        </w:tc>
      </w:tr>
      <w:tr w:rsidR="00630168" w:rsidRPr="00630168" w14:paraId="6AEDC2CC" w14:textId="77777777"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73B9A8AA" w14:textId="77777777" w:rsidR="00630168" w:rsidRPr="00630168" w:rsidRDefault="000E51F7" w:rsidP="00630168">
            <w:pPr>
              <w:widowControl/>
              <w:jc w:val="left"/>
              <w:rPr>
                <w:rFonts w:ascii="Times New Roman" w:eastAsia="Times New Roman" w:hAnsi="Times New Roman" w:cs="Times New Roman"/>
                <w:szCs w:val="22"/>
              </w:rPr>
            </w:pPr>
            <w:hyperlink r:id="rId60" w:tooltip="bubbleforce2.html" w:history="1">
              <w:r w:rsidR="00630168" w:rsidRPr="00630168">
                <w:rPr>
                  <w:rFonts w:ascii="Times New Roman" w:eastAsia="Times New Roman" w:hAnsi="Times New Roman" w:cs="Times New Roman"/>
                  <w:szCs w:val="22"/>
                </w:rPr>
                <w:t>bubbleforce2.html</w:t>
              </w:r>
            </w:hyperlink>
          </w:p>
        </w:tc>
        <w:tc>
          <w:tcPr>
            <w:tcW w:w="3360" w:type="dxa"/>
            <w:tcBorders>
              <w:top w:val="nil"/>
              <w:left w:val="nil"/>
              <w:bottom w:val="single" w:sz="4" w:space="0" w:color="auto"/>
              <w:right w:val="single" w:sz="4" w:space="0" w:color="auto"/>
            </w:tcBorders>
            <w:shd w:val="clear" w:color="auto" w:fill="auto"/>
            <w:noWrap/>
            <w:vAlign w:val="bottom"/>
            <w:hideMark/>
          </w:tcPr>
          <w:p w14:paraId="34886C02"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Airline Performance code bubble chart</w:t>
            </w:r>
          </w:p>
        </w:tc>
        <w:tc>
          <w:tcPr>
            <w:tcW w:w="2219" w:type="dxa"/>
            <w:tcBorders>
              <w:top w:val="nil"/>
              <w:left w:val="nil"/>
              <w:bottom w:val="single" w:sz="4" w:space="0" w:color="auto"/>
              <w:right w:val="single" w:sz="4" w:space="0" w:color="auto"/>
            </w:tcBorders>
            <w:shd w:val="clear" w:color="auto" w:fill="auto"/>
            <w:noWrap/>
            <w:vAlign w:val="bottom"/>
            <w:hideMark/>
          </w:tcPr>
          <w:p w14:paraId="70A45214"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D3</w:t>
            </w:r>
          </w:p>
        </w:tc>
      </w:tr>
      <w:tr w:rsidR="00630168" w:rsidRPr="00630168" w14:paraId="6A793C1F" w14:textId="77777777"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3E56FDED" w14:textId="77777777" w:rsidR="00630168" w:rsidRPr="00630168" w:rsidRDefault="000E51F7" w:rsidP="00630168">
            <w:pPr>
              <w:widowControl/>
              <w:jc w:val="left"/>
              <w:rPr>
                <w:rFonts w:ascii="Times New Roman" w:eastAsia="Times New Roman" w:hAnsi="Times New Roman" w:cs="Times New Roman"/>
                <w:szCs w:val="22"/>
              </w:rPr>
            </w:pPr>
            <w:hyperlink r:id="rId61" w:tooltip="flight-va.html" w:history="1">
              <w:r w:rsidR="00630168" w:rsidRPr="00630168">
                <w:rPr>
                  <w:rFonts w:ascii="Times New Roman" w:eastAsia="Times New Roman" w:hAnsi="Times New Roman" w:cs="Times New Roman"/>
                  <w:szCs w:val="22"/>
                </w:rPr>
                <w:t>flight-va.html</w:t>
              </w:r>
            </w:hyperlink>
          </w:p>
        </w:tc>
        <w:tc>
          <w:tcPr>
            <w:tcW w:w="3360" w:type="dxa"/>
            <w:tcBorders>
              <w:top w:val="nil"/>
              <w:left w:val="nil"/>
              <w:bottom w:val="single" w:sz="4" w:space="0" w:color="auto"/>
              <w:right w:val="single" w:sz="4" w:space="0" w:color="auto"/>
            </w:tcBorders>
            <w:shd w:val="clear" w:color="auto" w:fill="auto"/>
            <w:noWrap/>
            <w:vAlign w:val="bottom"/>
            <w:hideMark/>
          </w:tcPr>
          <w:p w14:paraId="2A5843A4"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Interactive Network System</w:t>
            </w:r>
          </w:p>
        </w:tc>
        <w:tc>
          <w:tcPr>
            <w:tcW w:w="2219" w:type="dxa"/>
            <w:tcBorders>
              <w:top w:val="nil"/>
              <w:left w:val="nil"/>
              <w:bottom w:val="single" w:sz="4" w:space="0" w:color="auto"/>
              <w:right w:val="single" w:sz="4" w:space="0" w:color="auto"/>
            </w:tcBorders>
            <w:shd w:val="clear" w:color="auto" w:fill="auto"/>
            <w:noWrap/>
            <w:vAlign w:val="bottom"/>
            <w:hideMark/>
          </w:tcPr>
          <w:p w14:paraId="1727BC8D"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D3</w:t>
            </w:r>
          </w:p>
        </w:tc>
      </w:tr>
      <w:tr w:rsidR="00630168" w:rsidRPr="00630168" w14:paraId="7B33EEE2" w14:textId="77777777"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4804555E" w14:textId="77777777" w:rsidR="00630168" w:rsidRPr="00630168" w:rsidRDefault="000E51F7" w:rsidP="00630168">
            <w:pPr>
              <w:widowControl/>
              <w:jc w:val="left"/>
              <w:rPr>
                <w:rFonts w:ascii="Times New Roman" w:eastAsia="Times New Roman" w:hAnsi="Times New Roman" w:cs="Times New Roman"/>
                <w:szCs w:val="22"/>
              </w:rPr>
            </w:pPr>
            <w:hyperlink r:id="rId62" w:tooltip="flight-vaV2.html" w:history="1">
              <w:r w:rsidR="00630168" w:rsidRPr="00630168">
                <w:rPr>
                  <w:rFonts w:ascii="Times New Roman" w:eastAsia="Times New Roman" w:hAnsi="Times New Roman" w:cs="Times New Roman"/>
                  <w:szCs w:val="22"/>
                </w:rPr>
                <w:t>flight-vaV2.html</w:t>
              </w:r>
            </w:hyperlink>
          </w:p>
        </w:tc>
        <w:tc>
          <w:tcPr>
            <w:tcW w:w="3360" w:type="dxa"/>
            <w:tcBorders>
              <w:top w:val="nil"/>
              <w:left w:val="nil"/>
              <w:bottom w:val="single" w:sz="4" w:space="0" w:color="auto"/>
              <w:right w:val="single" w:sz="4" w:space="0" w:color="auto"/>
            </w:tcBorders>
            <w:shd w:val="clear" w:color="auto" w:fill="auto"/>
            <w:noWrap/>
            <w:vAlign w:val="bottom"/>
            <w:hideMark/>
          </w:tcPr>
          <w:p w14:paraId="694BC466"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Combined VA System Code</w:t>
            </w:r>
          </w:p>
        </w:tc>
        <w:tc>
          <w:tcPr>
            <w:tcW w:w="2219" w:type="dxa"/>
            <w:tcBorders>
              <w:top w:val="nil"/>
              <w:left w:val="nil"/>
              <w:bottom w:val="single" w:sz="4" w:space="0" w:color="auto"/>
              <w:right w:val="single" w:sz="4" w:space="0" w:color="auto"/>
            </w:tcBorders>
            <w:shd w:val="clear" w:color="auto" w:fill="auto"/>
            <w:noWrap/>
            <w:vAlign w:val="bottom"/>
            <w:hideMark/>
          </w:tcPr>
          <w:p w14:paraId="1ABA6150"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D3</w:t>
            </w:r>
          </w:p>
        </w:tc>
      </w:tr>
      <w:tr w:rsidR="00630168" w:rsidRPr="00630168" w14:paraId="77DAE700" w14:textId="77777777" w:rsidTr="00630168">
        <w:trPr>
          <w:trHeight w:val="29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1260567B" w14:textId="77777777" w:rsidR="00630168" w:rsidRPr="00630168" w:rsidRDefault="000E51F7" w:rsidP="00630168">
            <w:pPr>
              <w:widowControl/>
              <w:jc w:val="left"/>
              <w:rPr>
                <w:rFonts w:ascii="Times New Roman" w:eastAsia="Times New Roman" w:hAnsi="Times New Roman" w:cs="Times New Roman"/>
                <w:szCs w:val="22"/>
              </w:rPr>
            </w:pPr>
            <w:hyperlink r:id="rId63" w:tooltip="correlationMatrix.Rmd" w:history="1">
              <w:r w:rsidR="00630168" w:rsidRPr="00630168">
                <w:rPr>
                  <w:rFonts w:ascii="Times New Roman" w:eastAsia="Times New Roman" w:hAnsi="Times New Roman" w:cs="Times New Roman"/>
                  <w:szCs w:val="22"/>
                </w:rPr>
                <w:t>correlationMatrix.Rmd</w:t>
              </w:r>
            </w:hyperlink>
          </w:p>
        </w:tc>
        <w:tc>
          <w:tcPr>
            <w:tcW w:w="3360" w:type="dxa"/>
            <w:tcBorders>
              <w:top w:val="nil"/>
              <w:left w:val="nil"/>
              <w:bottom w:val="single" w:sz="4" w:space="0" w:color="auto"/>
              <w:right w:val="single" w:sz="4" w:space="0" w:color="auto"/>
            </w:tcBorders>
            <w:shd w:val="clear" w:color="auto" w:fill="auto"/>
            <w:noWrap/>
            <w:vAlign w:val="bottom"/>
            <w:hideMark/>
          </w:tcPr>
          <w:p w14:paraId="14E26243"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Correlation matrix</w:t>
            </w:r>
          </w:p>
        </w:tc>
        <w:tc>
          <w:tcPr>
            <w:tcW w:w="2219" w:type="dxa"/>
            <w:tcBorders>
              <w:top w:val="nil"/>
              <w:left w:val="nil"/>
              <w:bottom w:val="single" w:sz="4" w:space="0" w:color="auto"/>
              <w:right w:val="single" w:sz="4" w:space="0" w:color="auto"/>
            </w:tcBorders>
            <w:shd w:val="clear" w:color="auto" w:fill="auto"/>
            <w:noWrap/>
            <w:vAlign w:val="bottom"/>
            <w:hideMark/>
          </w:tcPr>
          <w:p w14:paraId="4BE052F2"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R</w:t>
            </w:r>
          </w:p>
        </w:tc>
      </w:tr>
      <w:tr w:rsidR="00630168" w:rsidRPr="00630168" w14:paraId="3BA1C0BA" w14:textId="77777777" w:rsidTr="00630168">
        <w:trPr>
          <w:trHeight w:val="79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23DCEA15" w14:textId="77777777" w:rsidR="00630168" w:rsidRPr="00630168" w:rsidRDefault="000E51F7" w:rsidP="00630168">
            <w:pPr>
              <w:widowControl/>
              <w:jc w:val="left"/>
              <w:rPr>
                <w:rFonts w:ascii="Times New Roman" w:eastAsia="Times New Roman" w:hAnsi="Times New Roman" w:cs="Times New Roman"/>
                <w:szCs w:val="22"/>
              </w:rPr>
            </w:pPr>
            <w:hyperlink r:id="rId64" w:tooltip="Best &amp; Worst Airport Statistical Evaluation.ipynb" w:history="1">
              <w:r w:rsidR="00630168" w:rsidRPr="00630168">
                <w:rPr>
                  <w:rFonts w:ascii="Times New Roman" w:eastAsia="Times New Roman" w:hAnsi="Times New Roman" w:cs="Times New Roman"/>
                  <w:szCs w:val="22"/>
                </w:rPr>
                <w:t>Best &amp; Worst Airport Statistical Evaluation.ipynb</w:t>
              </w:r>
            </w:hyperlink>
          </w:p>
        </w:tc>
        <w:tc>
          <w:tcPr>
            <w:tcW w:w="3360" w:type="dxa"/>
            <w:tcBorders>
              <w:top w:val="nil"/>
              <w:left w:val="nil"/>
              <w:bottom w:val="single" w:sz="4" w:space="0" w:color="auto"/>
              <w:right w:val="single" w:sz="4" w:space="0" w:color="auto"/>
            </w:tcBorders>
            <w:shd w:val="clear" w:color="auto" w:fill="auto"/>
            <w:noWrap/>
            <w:vAlign w:val="bottom"/>
            <w:hideMark/>
          </w:tcPr>
          <w:p w14:paraId="6D0CDD80"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Statistical Evaluation of Airport</w:t>
            </w:r>
          </w:p>
        </w:tc>
        <w:tc>
          <w:tcPr>
            <w:tcW w:w="2219" w:type="dxa"/>
            <w:tcBorders>
              <w:top w:val="nil"/>
              <w:left w:val="nil"/>
              <w:bottom w:val="single" w:sz="4" w:space="0" w:color="auto"/>
              <w:right w:val="single" w:sz="4" w:space="0" w:color="auto"/>
            </w:tcBorders>
            <w:shd w:val="clear" w:color="auto" w:fill="auto"/>
            <w:noWrap/>
            <w:vAlign w:val="bottom"/>
            <w:hideMark/>
          </w:tcPr>
          <w:p w14:paraId="219A6858"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Python</w:t>
            </w:r>
          </w:p>
        </w:tc>
      </w:tr>
      <w:tr w:rsidR="00630168" w:rsidRPr="00630168" w14:paraId="0CFB1191" w14:textId="77777777" w:rsidTr="00630168">
        <w:trPr>
          <w:trHeight w:val="79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476B615B"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Best &amp; Worst Airline Statistical Evaluation.ipynb</w:t>
            </w:r>
          </w:p>
        </w:tc>
        <w:tc>
          <w:tcPr>
            <w:tcW w:w="3360" w:type="dxa"/>
            <w:tcBorders>
              <w:top w:val="nil"/>
              <w:left w:val="nil"/>
              <w:bottom w:val="single" w:sz="4" w:space="0" w:color="auto"/>
              <w:right w:val="single" w:sz="4" w:space="0" w:color="auto"/>
            </w:tcBorders>
            <w:shd w:val="clear" w:color="auto" w:fill="auto"/>
            <w:noWrap/>
            <w:vAlign w:val="bottom"/>
            <w:hideMark/>
          </w:tcPr>
          <w:p w14:paraId="7D82CC54"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Statistical Evaluation of Airline</w:t>
            </w:r>
          </w:p>
        </w:tc>
        <w:tc>
          <w:tcPr>
            <w:tcW w:w="2219" w:type="dxa"/>
            <w:tcBorders>
              <w:top w:val="nil"/>
              <w:left w:val="nil"/>
              <w:bottom w:val="single" w:sz="4" w:space="0" w:color="auto"/>
              <w:right w:val="single" w:sz="4" w:space="0" w:color="auto"/>
            </w:tcBorders>
            <w:shd w:val="clear" w:color="auto" w:fill="auto"/>
            <w:noWrap/>
            <w:vAlign w:val="bottom"/>
            <w:hideMark/>
          </w:tcPr>
          <w:p w14:paraId="1DE59E6A"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Python</w:t>
            </w:r>
          </w:p>
        </w:tc>
      </w:tr>
      <w:tr w:rsidR="00630168" w:rsidRPr="00630168" w14:paraId="4710B5B4" w14:textId="77777777" w:rsidTr="00630168">
        <w:trPr>
          <w:trHeight w:val="530"/>
        </w:trPr>
        <w:tc>
          <w:tcPr>
            <w:tcW w:w="3520" w:type="dxa"/>
            <w:tcBorders>
              <w:top w:val="nil"/>
              <w:left w:val="single" w:sz="4" w:space="0" w:color="auto"/>
              <w:bottom w:val="single" w:sz="4" w:space="0" w:color="auto"/>
              <w:right w:val="single" w:sz="4" w:space="0" w:color="auto"/>
            </w:tcBorders>
            <w:shd w:val="clear" w:color="auto" w:fill="auto"/>
            <w:vAlign w:val="bottom"/>
            <w:hideMark/>
          </w:tcPr>
          <w:p w14:paraId="16DD9EFA"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Delay Reason Statistical Evaluation.ipynb</w:t>
            </w:r>
          </w:p>
        </w:tc>
        <w:tc>
          <w:tcPr>
            <w:tcW w:w="3360" w:type="dxa"/>
            <w:tcBorders>
              <w:top w:val="nil"/>
              <w:left w:val="nil"/>
              <w:bottom w:val="single" w:sz="4" w:space="0" w:color="auto"/>
              <w:right w:val="single" w:sz="4" w:space="0" w:color="auto"/>
            </w:tcBorders>
            <w:shd w:val="clear" w:color="auto" w:fill="auto"/>
            <w:noWrap/>
            <w:vAlign w:val="bottom"/>
            <w:hideMark/>
          </w:tcPr>
          <w:p w14:paraId="4F28923E"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Statistical Evaluation of Delay reasons</w:t>
            </w:r>
          </w:p>
        </w:tc>
        <w:tc>
          <w:tcPr>
            <w:tcW w:w="2219" w:type="dxa"/>
            <w:tcBorders>
              <w:top w:val="nil"/>
              <w:left w:val="nil"/>
              <w:bottom w:val="single" w:sz="4" w:space="0" w:color="auto"/>
              <w:right w:val="single" w:sz="4" w:space="0" w:color="auto"/>
            </w:tcBorders>
            <w:shd w:val="clear" w:color="auto" w:fill="auto"/>
            <w:noWrap/>
            <w:vAlign w:val="bottom"/>
            <w:hideMark/>
          </w:tcPr>
          <w:p w14:paraId="627F41EB" w14:textId="77777777" w:rsidR="00630168" w:rsidRPr="00630168" w:rsidRDefault="00630168" w:rsidP="00630168">
            <w:pPr>
              <w:widowControl/>
              <w:jc w:val="left"/>
              <w:rPr>
                <w:rFonts w:ascii="Times New Roman" w:eastAsia="Times New Roman" w:hAnsi="Times New Roman" w:cs="Times New Roman"/>
                <w:szCs w:val="22"/>
              </w:rPr>
            </w:pPr>
            <w:r w:rsidRPr="00630168">
              <w:rPr>
                <w:rFonts w:ascii="Times New Roman" w:eastAsia="Times New Roman" w:hAnsi="Times New Roman" w:cs="Times New Roman"/>
                <w:szCs w:val="22"/>
              </w:rPr>
              <w:t>Python</w:t>
            </w:r>
          </w:p>
        </w:tc>
      </w:tr>
    </w:tbl>
    <w:p w14:paraId="6717925B" w14:textId="77777777" w:rsidR="00630168" w:rsidRDefault="00630168" w:rsidP="00C67ACC">
      <w:pPr>
        <w:spacing w:line="360" w:lineRule="exact"/>
        <w:rPr>
          <w:rFonts w:ascii="Times New Roman" w:hAnsi="Times New Roman" w:cs="Times New Roman"/>
          <w:sz w:val="28"/>
          <w:szCs w:val="28"/>
        </w:rPr>
      </w:pPr>
    </w:p>
    <w:p w14:paraId="0E569058" w14:textId="77777777" w:rsidR="00630168" w:rsidRDefault="00630168" w:rsidP="00C67ACC">
      <w:pPr>
        <w:spacing w:line="360" w:lineRule="exact"/>
        <w:rPr>
          <w:rFonts w:ascii="Times New Roman" w:hAnsi="Times New Roman" w:cs="Times New Roman"/>
          <w:sz w:val="28"/>
          <w:szCs w:val="28"/>
        </w:rPr>
      </w:pPr>
    </w:p>
    <w:p w14:paraId="29EC26EF" w14:textId="77777777" w:rsidR="00ED1783" w:rsidRPr="00F42D7C" w:rsidRDefault="00ED1783" w:rsidP="00C67ACC">
      <w:pPr>
        <w:spacing w:line="360" w:lineRule="exact"/>
        <w:rPr>
          <w:rFonts w:ascii="Times New Roman" w:hAnsi="Times New Roman" w:cs="Times New Roman"/>
          <w:sz w:val="28"/>
          <w:szCs w:val="28"/>
        </w:rPr>
      </w:pPr>
    </w:p>
    <w:sectPr w:rsidR="00ED1783" w:rsidRPr="00F42D7C" w:rsidSect="0045526B">
      <w:headerReference w:type="default" r:id="rId65"/>
      <w:footerReference w:type="default" r:id="rId66"/>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6" w:author="Young CHOI" w:date="2017-11-01T11:02:00Z" w:initials="YC">
    <w:p w14:paraId="6CCCD418" w14:textId="77777777" w:rsidR="00B2714F" w:rsidRDefault="00B2714F">
      <w:pPr>
        <w:pStyle w:val="CommentText"/>
      </w:pPr>
      <w:r>
        <w:rPr>
          <w:rStyle w:val="CommentReference"/>
        </w:rPr>
        <w:annotationRef/>
      </w:r>
      <w:r>
        <w:t xml:space="preserve">‘Figure’ normally shown on the middle of bottom of picture  </w:t>
      </w:r>
    </w:p>
  </w:comment>
  <w:comment w:id="107" w:author="Young CHOI" w:date="2017-11-01T11:04:00Z" w:initials="YC">
    <w:p w14:paraId="08F18F23" w14:textId="77777777" w:rsidR="00B2714F" w:rsidRDefault="00B2714F">
      <w:pPr>
        <w:pStyle w:val="CommentText"/>
      </w:pPr>
      <w:r>
        <w:rPr>
          <w:rStyle w:val="CommentReference"/>
        </w:rPr>
        <w:annotationRef/>
      </w:r>
      <w:r>
        <w:t>Same as above comment</w:t>
      </w:r>
    </w:p>
  </w:comment>
  <w:comment w:id="108" w:author="Young CHOI" w:date="2017-11-01T11:04:00Z" w:initials="YC">
    <w:p w14:paraId="360CF347" w14:textId="77777777" w:rsidR="00B2714F" w:rsidRDefault="00B2714F">
      <w:pPr>
        <w:pStyle w:val="CommentText"/>
      </w:pPr>
      <w:r>
        <w:rPr>
          <w:rStyle w:val="CommentReference"/>
        </w:rPr>
        <w:annotationRef/>
      </w:r>
      <w:r>
        <w:t>Same as above comment</w:t>
      </w:r>
    </w:p>
  </w:comment>
  <w:comment w:id="111" w:author="Young CHOI" w:date="2017-11-01T11:05:00Z" w:initials="YC">
    <w:p w14:paraId="29DDC229" w14:textId="77777777" w:rsidR="00B2714F" w:rsidRDefault="00B2714F">
      <w:pPr>
        <w:pStyle w:val="CommentText"/>
      </w:pPr>
      <w:r>
        <w:rPr>
          <w:rStyle w:val="CommentReference"/>
        </w:rPr>
        <w:annotationRef/>
      </w:r>
      <w:r>
        <w:t>Same as above comment</w:t>
      </w:r>
    </w:p>
  </w:comment>
  <w:comment w:id="112" w:author="Young CHOI" w:date="2017-11-01T11:05:00Z" w:initials="YC">
    <w:p w14:paraId="3B6E70CB" w14:textId="77777777" w:rsidR="00B2714F" w:rsidRDefault="00B2714F">
      <w:pPr>
        <w:pStyle w:val="CommentText"/>
      </w:pPr>
      <w:r>
        <w:rPr>
          <w:rStyle w:val="CommentReference"/>
        </w:rPr>
        <w:annotationRef/>
      </w:r>
      <w:r>
        <w:t>Same as above comment</w:t>
      </w:r>
    </w:p>
  </w:comment>
  <w:comment w:id="113" w:author="Young CHOI" w:date="2017-11-01T11:06:00Z" w:initials="YC">
    <w:p w14:paraId="16E9E3AE" w14:textId="77777777" w:rsidR="00B2714F" w:rsidRDefault="00B2714F">
      <w:pPr>
        <w:pStyle w:val="CommentText"/>
      </w:pPr>
      <w:r>
        <w:rPr>
          <w:rStyle w:val="CommentReference"/>
        </w:rPr>
        <w:annotationRef/>
      </w:r>
      <w:r>
        <w:t>Same as above comment</w:t>
      </w:r>
    </w:p>
  </w:comment>
  <w:comment w:id="114" w:author="Young CHOI" w:date="2017-11-01T11:06:00Z" w:initials="YC">
    <w:p w14:paraId="25D04C13" w14:textId="77777777" w:rsidR="00B2714F" w:rsidRDefault="00B2714F">
      <w:pPr>
        <w:pStyle w:val="CommentText"/>
      </w:pPr>
      <w:r>
        <w:rPr>
          <w:rStyle w:val="CommentReference"/>
        </w:rPr>
        <w:annotationRef/>
      </w:r>
      <w:r>
        <w:t>Same as above comment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CCD418" w15:done="0"/>
  <w15:commentEx w15:paraId="08F18F23" w15:done="0"/>
  <w15:commentEx w15:paraId="360CF347" w15:done="0"/>
  <w15:commentEx w15:paraId="29DDC229" w15:done="0"/>
  <w15:commentEx w15:paraId="3B6E70CB" w15:done="0"/>
  <w15:commentEx w15:paraId="16E9E3AE" w15:done="0"/>
  <w15:commentEx w15:paraId="25D04C13"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991F63" w14:textId="77777777" w:rsidR="000E51F7" w:rsidRDefault="000E51F7" w:rsidP="0045526B">
      <w:r>
        <w:separator/>
      </w:r>
    </w:p>
  </w:endnote>
  <w:endnote w:type="continuationSeparator" w:id="0">
    <w:p w14:paraId="4E120B64" w14:textId="77777777" w:rsidR="000E51F7" w:rsidRDefault="000E51F7" w:rsidP="004552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MT">
    <w:altName w:val="Segoe Print"/>
    <w:charset w:val="00"/>
    <w:family w:val="auto"/>
    <w:pitch w:val="default"/>
  </w:font>
  <w:font w:name="SimHei">
    <w:altName w:val="Arial Unicode MS"/>
    <w:panose1 w:val="02010600030101010101"/>
    <w:charset w:val="86"/>
    <w:family w:val="modern"/>
    <w:notTrueType/>
    <w:pitch w:val="fixed"/>
    <w:sig w:usb0="00000000" w:usb1="080E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AvantGarde Md BT">
    <w:altName w:val="Century Gothic"/>
    <w:charset w:val="00"/>
    <w:family w:val="swiss"/>
    <w:pitch w:val="variable"/>
    <w:sig w:usb0="00000001"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7891"/>
      <w:gridCol w:w="415"/>
    </w:tblGrid>
    <w:tr w:rsidR="0014346B" w14:paraId="5723B30D" w14:textId="77777777">
      <w:trPr>
        <w:jc w:val="right"/>
      </w:trPr>
      <w:tc>
        <w:tcPr>
          <w:tcW w:w="4795" w:type="dxa"/>
          <w:vAlign w:val="center"/>
        </w:tcPr>
        <w:sdt>
          <w:sdtPr>
            <w:rPr>
              <w:rFonts w:ascii="AvantGarde Md BT" w:hAnsi="AvantGarde Md BT"/>
            </w:rPr>
            <w:alias w:val="作者"/>
            <w:tag w:val=""/>
            <w:id w:val="1534539408"/>
            <w:dataBinding w:prefixMappings="xmlns:ns0='http://purl.org/dc/elements/1.1/' xmlns:ns1='http://schemas.openxmlformats.org/package/2006/metadata/core-properties' " w:xpath="/ns1:coreProperties[1]/ns0:creator[1]" w:storeItemID="{6C3C8BC8-F283-45AE-878A-BAB7291924A1}"/>
            <w:text/>
          </w:sdtPr>
          <w:sdtEndPr/>
          <w:sdtContent>
            <w:p w14:paraId="6D7400AE" w14:textId="77777777" w:rsidR="0014346B" w:rsidRDefault="0014346B" w:rsidP="0045526B">
              <w:pPr>
                <w:pStyle w:val="Header"/>
                <w:wordWrap w:val="0"/>
                <w:jc w:val="right"/>
                <w:rPr>
                  <w:caps/>
                  <w:color w:val="000000" w:themeColor="text1"/>
                </w:rPr>
              </w:pPr>
              <w:r w:rsidRPr="0045526B">
                <w:rPr>
                  <w:rFonts w:ascii="AvantGarde Md BT" w:hAnsi="AvantGarde Md BT"/>
                </w:rPr>
                <w:t>Flight Data Visualization</w:t>
              </w:r>
              <w:r>
                <w:rPr>
                  <w:rFonts w:ascii="AvantGarde Md BT" w:hAnsi="AvantGarde Md BT"/>
                </w:rPr>
                <w:t xml:space="preserve"> Group 30</w:t>
              </w:r>
            </w:p>
          </w:sdtContent>
        </w:sdt>
      </w:tc>
      <w:tc>
        <w:tcPr>
          <w:tcW w:w="250" w:type="pct"/>
          <w:shd w:val="clear" w:color="auto" w:fill="ED7D31" w:themeFill="accent2"/>
          <w:vAlign w:val="center"/>
        </w:tcPr>
        <w:p w14:paraId="164B05A1" w14:textId="53A28D20" w:rsidR="0014346B" w:rsidRDefault="0014346B">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C42ABC" w:rsidRPr="00C42ABC">
            <w:rPr>
              <w:noProof/>
              <w:color w:val="FFFFFF" w:themeColor="background1"/>
              <w:lang w:val="zh-CN"/>
            </w:rPr>
            <w:t>16</w:t>
          </w:r>
          <w:r>
            <w:rPr>
              <w:color w:val="FFFFFF" w:themeColor="background1"/>
            </w:rPr>
            <w:fldChar w:fldCharType="end"/>
          </w:r>
        </w:p>
      </w:tc>
    </w:tr>
  </w:tbl>
  <w:p w14:paraId="0F98D118" w14:textId="77777777" w:rsidR="0014346B" w:rsidRDefault="001434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E15FEC" w14:textId="77777777" w:rsidR="000E51F7" w:rsidRDefault="000E51F7" w:rsidP="0045526B">
      <w:r>
        <w:separator/>
      </w:r>
    </w:p>
  </w:footnote>
  <w:footnote w:type="continuationSeparator" w:id="0">
    <w:p w14:paraId="5A2C3C76" w14:textId="77777777" w:rsidR="000E51F7" w:rsidRDefault="000E51F7" w:rsidP="004552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D695A" w14:textId="77777777" w:rsidR="0014346B" w:rsidRDefault="0014346B" w:rsidP="0045526B">
    <w:pPr>
      <w:jc w:val="center"/>
      <w:rPr>
        <w:rFonts w:ascii="Arial Black" w:hAnsi="Arial Black"/>
        <w:b/>
        <w:color w:val="404040" w:themeColor="text1" w:themeTint="BF"/>
      </w:rPr>
    </w:pPr>
    <w:r w:rsidRPr="0020233F">
      <w:rPr>
        <w:rFonts w:ascii="Arial Black" w:hAnsi="Arial Black"/>
        <w:b/>
        <w:color w:val="404040" w:themeColor="text1" w:themeTint="BF"/>
      </w:rPr>
      <w:t xml:space="preserve">Comp5048 </w:t>
    </w:r>
    <w:bookmarkStart w:id="127" w:name="OLE_LINK1"/>
    <w:r w:rsidRPr="0020233F">
      <w:rPr>
        <w:rFonts w:ascii="Arial Black" w:hAnsi="Arial Black"/>
        <w:b/>
        <w:color w:val="404040" w:themeColor="text1" w:themeTint="BF"/>
      </w:rPr>
      <w:t>Visual Analytics</w:t>
    </w:r>
    <w:bookmarkEnd w:id="127"/>
    <w:r w:rsidRPr="0020233F">
      <w:rPr>
        <w:rFonts w:ascii="Arial Black" w:hAnsi="Arial Black"/>
        <w:b/>
        <w:color w:val="404040" w:themeColor="text1" w:themeTint="BF"/>
      </w:rPr>
      <w:t xml:space="preserve">2017 </w:t>
    </w:r>
    <w:r>
      <w:rPr>
        <w:rFonts w:ascii="Arial Black" w:hAnsi="Arial Black"/>
        <w:b/>
        <w:color w:val="404040" w:themeColor="text1" w:themeTint="BF"/>
      </w:rPr>
      <w:t>Final Report</w:t>
    </w:r>
  </w:p>
  <w:p w14:paraId="11DF8A73" w14:textId="77777777" w:rsidR="0014346B" w:rsidRPr="0020233F" w:rsidRDefault="0014346B" w:rsidP="0045526B">
    <w:pPr>
      <w:jc w:val="center"/>
      <w:rPr>
        <w:color w:val="404040" w:themeColor="text1" w:themeTint="BF"/>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54143"/>
    <w:multiLevelType w:val="multilevel"/>
    <w:tmpl w:val="CE309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13140"/>
    <w:multiLevelType w:val="hybridMultilevel"/>
    <w:tmpl w:val="45BEFC14"/>
    <w:lvl w:ilvl="0" w:tplc="59185E4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DC0B28"/>
    <w:multiLevelType w:val="hybridMultilevel"/>
    <w:tmpl w:val="2830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ED601D"/>
    <w:multiLevelType w:val="hybridMultilevel"/>
    <w:tmpl w:val="ACF01400"/>
    <w:lvl w:ilvl="0" w:tplc="80D2700A">
      <w:start w:val="1"/>
      <w:numFmt w:val="bullet"/>
      <w:pStyle w:val="BulletStyle1"/>
      <w:lvlText w:val=""/>
      <w:lvlJc w:val="left"/>
      <w:pPr>
        <w:ind w:left="36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27002C"/>
    <w:multiLevelType w:val="hybridMultilevel"/>
    <w:tmpl w:val="BC8007FC"/>
    <w:lvl w:ilvl="0" w:tplc="B27E1442">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5" w15:restartNumberingAfterBreak="0">
    <w:nsid w:val="1B537CEE"/>
    <w:multiLevelType w:val="hybridMultilevel"/>
    <w:tmpl w:val="1E2A942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CDB3883"/>
    <w:multiLevelType w:val="hybridMultilevel"/>
    <w:tmpl w:val="E47ACDB8"/>
    <w:lvl w:ilvl="0" w:tplc="BC769108">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7" w15:restartNumberingAfterBreak="0">
    <w:nsid w:val="1DA9023F"/>
    <w:multiLevelType w:val="multilevel"/>
    <w:tmpl w:val="925AFD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667D8D"/>
    <w:multiLevelType w:val="multilevel"/>
    <w:tmpl w:val="CEAC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36B4C"/>
    <w:multiLevelType w:val="hybridMultilevel"/>
    <w:tmpl w:val="DB723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E727CA"/>
    <w:multiLevelType w:val="hybridMultilevel"/>
    <w:tmpl w:val="63A29FEE"/>
    <w:lvl w:ilvl="0" w:tplc="0C09000F">
      <w:start w:val="1"/>
      <w:numFmt w:val="decimal"/>
      <w:lvlText w:val="%1."/>
      <w:lvlJc w:val="left"/>
      <w:pPr>
        <w:ind w:left="717" w:hanging="360"/>
      </w:pPr>
      <w:rPr>
        <w:rFonts w:hint="default"/>
      </w:rPr>
    </w:lvl>
    <w:lvl w:ilvl="1" w:tplc="63C8477A">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11" w15:restartNumberingAfterBreak="0">
    <w:nsid w:val="27FD4FAC"/>
    <w:multiLevelType w:val="hybridMultilevel"/>
    <w:tmpl w:val="729676F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2AF40E5D"/>
    <w:multiLevelType w:val="hybridMultilevel"/>
    <w:tmpl w:val="B3AC3BA8"/>
    <w:lvl w:ilvl="0" w:tplc="E8F0DF42">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3" w15:restartNumberingAfterBreak="0">
    <w:nsid w:val="2C771AB7"/>
    <w:multiLevelType w:val="hybridMultilevel"/>
    <w:tmpl w:val="006C8190"/>
    <w:lvl w:ilvl="0" w:tplc="0409000B">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171275"/>
    <w:multiLevelType w:val="hybridMultilevel"/>
    <w:tmpl w:val="4C80329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3403249A"/>
    <w:multiLevelType w:val="hybridMultilevel"/>
    <w:tmpl w:val="79B0B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FA00BC"/>
    <w:multiLevelType w:val="hybridMultilevel"/>
    <w:tmpl w:val="D9BC87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BF973F0"/>
    <w:multiLevelType w:val="hybridMultilevel"/>
    <w:tmpl w:val="9F5E4E6C"/>
    <w:lvl w:ilvl="0" w:tplc="9C0CEFA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6A6C21"/>
    <w:multiLevelType w:val="hybridMultilevel"/>
    <w:tmpl w:val="20745DCE"/>
    <w:lvl w:ilvl="0" w:tplc="467A037E">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2E34384"/>
    <w:multiLevelType w:val="hybridMultilevel"/>
    <w:tmpl w:val="5D8E8632"/>
    <w:lvl w:ilvl="0" w:tplc="927634FC">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0" w15:restartNumberingAfterBreak="0">
    <w:nsid w:val="4B467FA4"/>
    <w:multiLevelType w:val="hybridMultilevel"/>
    <w:tmpl w:val="11E86DAE"/>
    <w:lvl w:ilvl="0" w:tplc="49A0F148">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1" w15:restartNumberingAfterBreak="0">
    <w:nsid w:val="4E6661BF"/>
    <w:multiLevelType w:val="hybridMultilevel"/>
    <w:tmpl w:val="944E1B6C"/>
    <w:lvl w:ilvl="0" w:tplc="031A3452">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3D7E25"/>
    <w:multiLevelType w:val="hybridMultilevel"/>
    <w:tmpl w:val="52B45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795D80"/>
    <w:multiLevelType w:val="multilevel"/>
    <w:tmpl w:val="B07ABB46"/>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523D3548"/>
    <w:multiLevelType w:val="hybridMultilevel"/>
    <w:tmpl w:val="794CB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D5671C"/>
    <w:multiLevelType w:val="hybridMultilevel"/>
    <w:tmpl w:val="8892CA4C"/>
    <w:lvl w:ilvl="0" w:tplc="4092B446">
      <w:start w:val="3"/>
      <w:numFmt w:val="bullet"/>
      <w:lvlText w:val="•"/>
      <w:lvlJc w:val="left"/>
      <w:pPr>
        <w:ind w:left="840" w:hanging="360"/>
      </w:pPr>
      <w:rPr>
        <w:rFonts w:ascii="SimSun" w:eastAsia="SimSun" w:hAnsi="SimSun" w:cs="Times New Roman" w:hint="eastAsia"/>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6" w15:restartNumberingAfterBreak="0">
    <w:nsid w:val="55E170BE"/>
    <w:multiLevelType w:val="hybridMultilevel"/>
    <w:tmpl w:val="E84073C4"/>
    <w:lvl w:ilvl="0" w:tplc="0B088926">
      <w:start w:val="1"/>
      <w:numFmt w:val="upperLetter"/>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989244C"/>
    <w:multiLevelType w:val="hybridMultilevel"/>
    <w:tmpl w:val="3CAC04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64167B8C"/>
    <w:multiLevelType w:val="hybridMultilevel"/>
    <w:tmpl w:val="20E42BDC"/>
    <w:lvl w:ilvl="0" w:tplc="14E6010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81718A4"/>
    <w:multiLevelType w:val="hybridMultilevel"/>
    <w:tmpl w:val="F5984A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F91C01"/>
    <w:multiLevelType w:val="hybridMultilevel"/>
    <w:tmpl w:val="5E007E72"/>
    <w:lvl w:ilvl="0" w:tplc="7E5890E4">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1" w15:restartNumberingAfterBreak="0">
    <w:nsid w:val="72C12826"/>
    <w:multiLevelType w:val="hybridMultilevel"/>
    <w:tmpl w:val="184466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3D723F"/>
    <w:multiLevelType w:val="hybridMultilevel"/>
    <w:tmpl w:val="3C04C4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217D5D"/>
    <w:multiLevelType w:val="hybridMultilevel"/>
    <w:tmpl w:val="474C93E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4" w15:restartNumberingAfterBreak="0">
    <w:nsid w:val="77C46CD8"/>
    <w:multiLevelType w:val="multilevel"/>
    <w:tmpl w:val="EF14721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4E6CFF"/>
    <w:multiLevelType w:val="hybridMultilevel"/>
    <w:tmpl w:val="4F640B6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0"/>
  </w:num>
  <w:num w:numId="2">
    <w:abstractNumId w:val="4"/>
  </w:num>
  <w:num w:numId="3">
    <w:abstractNumId w:val="19"/>
  </w:num>
  <w:num w:numId="4">
    <w:abstractNumId w:val="12"/>
  </w:num>
  <w:num w:numId="5">
    <w:abstractNumId w:val="6"/>
  </w:num>
  <w:num w:numId="6">
    <w:abstractNumId w:val="30"/>
  </w:num>
  <w:num w:numId="7">
    <w:abstractNumId w:val="34"/>
  </w:num>
  <w:num w:numId="8">
    <w:abstractNumId w:val="16"/>
  </w:num>
  <w:num w:numId="9">
    <w:abstractNumId w:val="17"/>
  </w:num>
  <w:num w:numId="10">
    <w:abstractNumId w:val="25"/>
  </w:num>
  <w:num w:numId="11">
    <w:abstractNumId w:val="21"/>
  </w:num>
  <w:num w:numId="12">
    <w:abstractNumId w:val="3"/>
  </w:num>
  <w:num w:numId="13">
    <w:abstractNumId w:val="11"/>
  </w:num>
  <w:num w:numId="14">
    <w:abstractNumId w:val="10"/>
  </w:num>
  <w:num w:numId="15">
    <w:abstractNumId w:val="14"/>
  </w:num>
  <w:num w:numId="16">
    <w:abstractNumId w:val="5"/>
  </w:num>
  <w:num w:numId="17">
    <w:abstractNumId w:val="33"/>
  </w:num>
  <w:num w:numId="18">
    <w:abstractNumId w:val="28"/>
  </w:num>
  <w:num w:numId="19">
    <w:abstractNumId w:val="27"/>
  </w:num>
  <w:num w:numId="20">
    <w:abstractNumId w:val="13"/>
  </w:num>
  <w:num w:numId="21">
    <w:abstractNumId w:val="29"/>
  </w:num>
  <w:num w:numId="22">
    <w:abstractNumId w:val="22"/>
  </w:num>
  <w:num w:numId="23">
    <w:abstractNumId w:val="23"/>
  </w:num>
  <w:num w:numId="24">
    <w:abstractNumId w:val="18"/>
  </w:num>
  <w:num w:numId="25">
    <w:abstractNumId w:val="26"/>
  </w:num>
  <w:num w:numId="26">
    <w:abstractNumId w:val="1"/>
  </w:num>
  <w:num w:numId="27">
    <w:abstractNumId w:val="2"/>
  </w:num>
  <w:num w:numId="28">
    <w:abstractNumId w:val="24"/>
  </w:num>
  <w:num w:numId="29">
    <w:abstractNumId w:val="31"/>
  </w:num>
  <w:num w:numId="30">
    <w:abstractNumId w:val="32"/>
  </w:num>
  <w:num w:numId="31">
    <w:abstractNumId w:val="35"/>
  </w:num>
  <w:num w:numId="32">
    <w:abstractNumId w:val="9"/>
  </w:num>
  <w:num w:numId="33">
    <w:abstractNumId w:val="0"/>
  </w:num>
  <w:num w:numId="34">
    <w:abstractNumId w:val="8"/>
  </w:num>
  <w:num w:numId="35">
    <w:abstractNumId w:val="7"/>
  </w:num>
  <w:num w:numId="36">
    <w:abstractNumId w:val="15"/>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oung CHOI">
    <w15:presenceInfo w15:providerId="AD" w15:userId="S-1-5-21-1047680384-942119139-3754495046-793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bordersDoNotSurroundHeader/>
  <w:bordersDoNotSurroundFooter/>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07CB"/>
    <w:rsid w:val="00024298"/>
    <w:rsid w:val="00025F32"/>
    <w:rsid w:val="00027745"/>
    <w:rsid w:val="00034EB2"/>
    <w:rsid w:val="00042906"/>
    <w:rsid w:val="00054E47"/>
    <w:rsid w:val="000655C2"/>
    <w:rsid w:val="00065707"/>
    <w:rsid w:val="0007734D"/>
    <w:rsid w:val="0008205D"/>
    <w:rsid w:val="00091CC7"/>
    <w:rsid w:val="00091ED0"/>
    <w:rsid w:val="000928A9"/>
    <w:rsid w:val="00094E12"/>
    <w:rsid w:val="000951F9"/>
    <w:rsid w:val="000952DB"/>
    <w:rsid w:val="000955EF"/>
    <w:rsid w:val="00097686"/>
    <w:rsid w:val="000A01D2"/>
    <w:rsid w:val="000A0F88"/>
    <w:rsid w:val="000B7785"/>
    <w:rsid w:val="000C0D18"/>
    <w:rsid w:val="000C22B1"/>
    <w:rsid w:val="000E39A3"/>
    <w:rsid w:val="000E51F7"/>
    <w:rsid w:val="000F752E"/>
    <w:rsid w:val="00110436"/>
    <w:rsid w:val="001123E5"/>
    <w:rsid w:val="00120705"/>
    <w:rsid w:val="00120C10"/>
    <w:rsid w:val="00123B6E"/>
    <w:rsid w:val="00136A01"/>
    <w:rsid w:val="0014346B"/>
    <w:rsid w:val="001453BF"/>
    <w:rsid w:val="00147AFE"/>
    <w:rsid w:val="0015049D"/>
    <w:rsid w:val="00160F21"/>
    <w:rsid w:val="00164BC9"/>
    <w:rsid w:val="00165A1C"/>
    <w:rsid w:val="001701AB"/>
    <w:rsid w:val="00172A27"/>
    <w:rsid w:val="00182990"/>
    <w:rsid w:val="00182B2F"/>
    <w:rsid w:val="00183C7F"/>
    <w:rsid w:val="00194250"/>
    <w:rsid w:val="001A2822"/>
    <w:rsid w:val="001A4A97"/>
    <w:rsid w:val="001A5C42"/>
    <w:rsid w:val="001D2688"/>
    <w:rsid w:val="001E478C"/>
    <w:rsid w:val="001E64A3"/>
    <w:rsid w:val="001F0035"/>
    <w:rsid w:val="001F71DB"/>
    <w:rsid w:val="001F758B"/>
    <w:rsid w:val="0020233F"/>
    <w:rsid w:val="00226731"/>
    <w:rsid w:val="00227785"/>
    <w:rsid w:val="00234F9E"/>
    <w:rsid w:val="00236A20"/>
    <w:rsid w:val="00237090"/>
    <w:rsid w:val="0024049F"/>
    <w:rsid w:val="002470DF"/>
    <w:rsid w:val="00252571"/>
    <w:rsid w:val="00257FEE"/>
    <w:rsid w:val="00271089"/>
    <w:rsid w:val="002746D1"/>
    <w:rsid w:val="00276E76"/>
    <w:rsid w:val="0028102B"/>
    <w:rsid w:val="00286880"/>
    <w:rsid w:val="00295F3B"/>
    <w:rsid w:val="002A15C6"/>
    <w:rsid w:val="002B6167"/>
    <w:rsid w:val="002B7EC3"/>
    <w:rsid w:val="002C002A"/>
    <w:rsid w:val="002C10AA"/>
    <w:rsid w:val="002C36E5"/>
    <w:rsid w:val="002D7711"/>
    <w:rsid w:val="002E55E8"/>
    <w:rsid w:val="002E5AE2"/>
    <w:rsid w:val="002F094D"/>
    <w:rsid w:val="002F0AF0"/>
    <w:rsid w:val="002F12C0"/>
    <w:rsid w:val="00300769"/>
    <w:rsid w:val="00306E78"/>
    <w:rsid w:val="003128B6"/>
    <w:rsid w:val="0031447C"/>
    <w:rsid w:val="00314A01"/>
    <w:rsid w:val="0033779A"/>
    <w:rsid w:val="003438CD"/>
    <w:rsid w:val="00357A4D"/>
    <w:rsid w:val="00364762"/>
    <w:rsid w:val="003648EA"/>
    <w:rsid w:val="00370FDD"/>
    <w:rsid w:val="003738F5"/>
    <w:rsid w:val="00384669"/>
    <w:rsid w:val="00384E63"/>
    <w:rsid w:val="00393451"/>
    <w:rsid w:val="00396613"/>
    <w:rsid w:val="003B2E3F"/>
    <w:rsid w:val="003B7AC6"/>
    <w:rsid w:val="003C3545"/>
    <w:rsid w:val="003D45C6"/>
    <w:rsid w:val="003D7E06"/>
    <w:rsid w:val="003E0455"/>
    <w:rsid w:val="003E0EC9"/>
    <w:rsid w:val="003E12DB"/>
    <w:rsid w:val="003F3D0B"/>
    <w:rsid w:val="004016D5"/>
    <w:rsid w:val="00405A5C"/>
    <w:rsid w:val="004069B3"/>
    <w:rsid w:val="004178A6"/>
    <w:rsid w:val="00420E22"/>
    <w:rsid w:val="004306B9"/>
    <w:rsid w:val="00443FA1"/>
    <w:rsid w:val="004444FB"/>
    <w:rsid w:val="0045526B"/>
    <w:rsid w:val="00463EF0"/>
    <w:rsid w:val="0048054B"/>
    <w:rsid w:val="00484EA3"/>
    <w:rsid w:val="004B1BE4"/>
    <w:rsid w:val="004B3ED0"/>
    <w:rsid w:val="004C3134"/>
    <w:rsid w:val="004C3407"/>
    <w:rsid w:val="004C507B"/>
    <w:rsid w:val="004E232A"/>
    <w:rsid w:val="00502B97"/>
    <w:rsid w:val="00503DC1"/>
    <w:rsid w:val="005073AF"/>
    <w:rsid w:val="005210A5"/>
    <w:rsid w:val="00524120"/>
    <w:rsid w:val="00525118"/>
    <w:rsid w:val="00526CBA"/>
    <w:rsid w:val="0053077F"/>
    <w:rsid w:val="00535E79"/>
    <w:rsid w:val="0054331C"/>
    <w:rsid w:val="00545D4C"/>
    <w:rsid w:val="00555083"/>
    <w:rsid w:val="005602FF"/>
    <w:rsid w:val="005628CE"/>
    <w:rsid w:val="00573D1C"/>
    <w:rsid w:val="00585C9F"/>
    <w:rsid w:val="00594374"/>
    <w:rsid w:val="005D5887"/>
    <w:rsid w:val="005D73C8"/>
    <w:rsid w:val="005E4F1A"/>
    <w:rsid w:val="005F4B06"/>
    <w:rsid w:val="00600CC2"/>
    <w:rsid w:val="00614688"/>
    <w:rsid w:val="006221C5"/>
    <w:rsid w:val="006245AC"/>
    <w:rsid w:val="006277D0"/>
    <w:rsid w:val="00630168"/>
    <w:rsid w:val="0063147F"/>
    <w:rsid w:val="00633433"/>
    <w:rsid w:val="00634A6F"/>
    <w:rsid w:val="00637F68"/>
    <w:rsid w:val="00642886"/>
    <w:rsid w:val="00660271"/>
    <w:rsid w:val="00666EA6"/>
    <w:rsid w:val="00674DE5"/>
    <w:rsid w:val="00676122"/>
    <w:rsid w:val="00681C07"/>
    <w:rsid w:val="006A3C3C"/>
    <w:rsid w:val="006D1782"/>
    <w:rsid w:val="006E11CF"/>
    <w:rsid w:val="006E37AB"/>
    <w:rsid w:val="006E4B67"/>
    <w:rsid w:val="006F04CE"/>
    <w:rsid w:val="00701FE1"/>
    <w:rsid w:val="007229D4"/>
    <w:rsid w:val="00726C34"/>
    <w:rsid w:val="00727019"/>
    <w:rsid w:val="00735987"/>
    <w:rsid w:val="007768EC"/>
    <w:rsid w:val="007A1FCA"/>
    <w:rsid w:val="007B0316"/>
    <w:rsid w:val="007C127D"/>
    <w:rsid w:val="007C67B2"/>
    <w:rsid w:val="007D6C3B"/>
    <w:rsid w:val="007E63D7"/>
    <w:rsid w:val="007F4FE1"/>
    <w:rsid w:val="007F636C"/>
    <w:rsid w:val="0080065C"/>
    <w:rsid w:val="00801B78"/>
    <w:rsid w:val="008025D0"/>
    <w:rsid w:val="0080302F"/>
    <w:rsid w:val="008075BD"/>
    <w:rsid w:val="0081169F"/>
    <w:rsid w:val="008128BD"/>
    <w:rsid w:val="00823CA6"/>
    <w:rsid w:val="0082452D"/>
    <w:rsid w:val="008322CB"/>
    <w:rsid w:val="00840576"/>
    <w:rsid w:val="00844753"/>
    <w:rsid w:val="00853AEF"/>
    <w:rsid w:val="00860234"/>
    <w:rsid w:val="008622E1"/>
    <w:rsid w:val="00866993"/>
    <w:rsid w:val="00874104"/>
    <w:rsid w:val="00876560"/>
    <w:rsid w:val="008827A6"/>
    <w:rsid w:val="00886B12"/>
    <w:rsid w:val="00897CEC"/>
    <w:rsid w:val="008B359C"/>
    <w:rsid w:val="008B461A"/>
    <w:rsid w:val="008B73F0"/>
    <w:rsid w:val="008C1398"/>
    <w:rsid w:val="008C5319"/>
    <w:rsid w:val="008C6137"/>
    <w:rsid w:val="008E2A26"/>
    <w:rsid w:val="008F3174"/>
    <w:rsid w:val="008F526C"/>
    <w:rsid w:val="00901A6A"/>
    <w:rsid w:val="00911D5D"/>
    <w:rsid w:val="00913A56"/>
    <w:rsid w:val="009147C7"/>
    <w:rsid w:val="009163CE"/>
    <w:rsid w:val="009366A7"/>
    <w:rsid w:val="00982FEC"/>
    <w:rsid w:val="00993E99"/>
    <w:rsid w:val="009A3482"/>
    <w:rsid w:val="009A3F9D"/>
    <w:rsid w:val="009C381D"/>
    <w:rsid w:val="009D1246"/>
    <w:rsid w:val="009D7D4C"/>
    <w:rsid w:val="009E2059"/>
    <w:rsid w:val="009E278F"/>
    <w:rsid w:val="009E3668"/>
    <w:rsid w:val="009E6558"/>
    <w:rsid w:val="009F0024"/>
    <w:rsid w:val="00A00E38"/>
    <w:rsid w:val="00A13F31"/>
    <w:rsid w:val="00A22223"/>
    <w:rsid w:val="00A31FB0"/>
    <w:rsid w:val="00A3321B"/>
    <w:rsid w:val="00A332E3"/>
    <w:rsid w:val="00A33430"/>
    <w:rsid w:val="00A37A36"/>
    <w:rsid w:val="00A506E3"/>
    <w:rsid w:val="00A6315F"/>
    <w:rsid w:val="00A6654D"/>
    <w:rsid w:val="00A75525"/>
    <w:rsid w:val="00AB09BD"/>
    <w:rsid w:val="00AB13C4"/>
    <w:rsid w:val="00AC0C7A"/>
    <w:rsid w:val="00AD0446"/>
    <w:rsid w:val="00AD26D0"/>
    <w:rsid w:val="00AD5FD9"/>
    <w:rsid w:val="00AE4C8F"/>
    <w:rsid w:val="00AF0575"/>
    <w:rsid w:val="00AF34EF"/>
    <w:rsid w:val="00AF5641"/>
    <w:rsid w:val="00B04480"/>
    <w:rsid w:val="00B14B3F"/>
    <w:rsid w:val="00B2714F"/>
    <w:rsid w:val="00B30019"/>
    <w:rsid w:val="00B30116"/>
    <w:rsid w:val="00B31AAA"/>
    <w:rsid w:val="00B36EFB"/>
    <w:rsid w:val="00B405C3"/>
    <w:rsid w:val="00B40DE8"/>
    <w:rsid w:val="00B44891"/>
    <w:rsid w:val="00B453CA"/>
    <w:rsid w:val="00B457CB"/>
    <w:rsid w:val="00B46B0A"/>
    <w:rsid w:val="00B514A0"/>
    <w:rsid w:val="00B5357E"/>
    <w:rsid w:val="00B56AC8"/>
    <w:rsid w:val="00B60D77"/>
    <w:rsid w:val="00B65EE3"/>
    <w:rsid w:val="00B70475"/>
    <w:rsid w:val="00B86443"/>
    <w:rsid w:val="00B91C8A"/>
    <w:rsid w:val="00B9327C"/>
    <w:rsid w:val="00B9608A"/>
    <w:rsid w:val="00B961DA"/>
    <w:rsid w:val="00B9684E"/>
    <w:rsid w:val="00BA32D6"/>
    <w:rsid w:val="00BA3EA9"/>
    <w:rsid w:val="00BB2328"/>
    <w:rsid w:val="00BC0168"/>
    <w:rsid w:val="00BC6106"/>
    <w:rsid w:val="00BE12F9"/>
    <w:rsid w:val="00BF1834"/>
    <w:rsid w:val="00BF23FC"/>
    <w:rsid w:val="00BF2F78"/>
    <w:rsid w:val="00BF3BD8"/>
    <w:rsid w:val="00BF72BA"/>
    <w:rsid w:val="00C0028C"/>
    <w:rsid w:val="00C178B1"/>
    <w:rsid w:val="00C243E6"/>
    <w:rsid w:val="00C2495C"/>
    <w:rsid w:val="00C276CC"/>
    <w:rsid w:val="00C311D5"/>
    <w:rsid w:val="00C34D9F"/>
    <w:rsid w:val="00C36D43"/>
    <w:rsid w:val="00C42ABC"/>
    <w:rsid w:val="00C433E7"/>
    <w:rsid w:val="00C54805"/>
    <w:rsid w:val="00C65A5A"/>
    <w:rsid w:val="00C67ACC"/>
    <w:rsid w:val="00C72E5B"/>
    <w:rsid w:val="00C76679"/>
    <w:rsid w:val="00C821C5"/>
    <w:rsid w:val="00C827D1"/>
    <w:rsid w:val="00C83585"/>
    <w:rsid w:val="00C84175"/>
    <w:rsid w:val="00CB0639"/>
    <w:rsid w:val="00CB1B5D"/>
    <w:rsid w:val="00CB394E"/>
    <w:rsid w:val="00CC428F"/>
    <w:rsid w:val="00CC51B2"/>
    <w:rsid w:val="00CC7830"/>
    <w:rsid w:val="00CC7D2E"/>
    <w:rsid w:val="00CC7FB3"/>
    <w:rsid w:val="00CD0E6C"/>
    <w:rsid w:val="00CD2D3A"/>
    <w:rsid w:val="00CD2D5C"/>
    <w:rsid w:val="00CD4232"/>
    <w:rsid w:val="00CD6E3A"/>
    <w:rsid w:val="00CE7FAD"/>
    <w:rsid w:val="00CF424E"/>
    <w:rsid w:val="00D059F8"/>
    <w:rsid w:val="00D079CD"/>
    <w:rsid w:val="00D22BFA"/>
    <w:rsid w:val="00D32649"/>
    <w:rsid w:val="00D36358"/>
    <w:rsid w:val="00D41A36"/>
    <w:rsid w:val="00D425C4"/>
    <w:rsid w:val="00D42B83"/>
    <w:rsid w:val="00D602E0"/>
    <w:rsid w:val="00D60F8B"/>
    <w:rsid w:val="00D665F7"/>
    <w:rsid w:val="00D7043D"/>
    <w:rsid w:val="00D869BA"/>
    <w:rsid w:val="00D930B0"/>
    <w:rsid w:val="00DC5F0A"/>
    <w:rsid w:val="00DE21BE"/>
    <w:rsid w:val="00DE5D09"/>
    <w:rsid w:val="00E03000"/>
    <w:rsid w:val="00E070AC"/>
    <w:rsid w:val="00E10A86"/>
    <w:rsid w:val="00E10E97"/>
    <w:rsid w:val="00E20EB4"/>
    <w:rsid w:val="00E21888"/>
    <w:rsid w:val="00E25347"/>
    <w:rsid w:val="00E26A1A"/>
    <w:rsid w:val="00E27877"/>
    <w:rsid w:val="00E312BB"/>
    <w:rsid w:val="00E40D38"/>
    <w:rsid w:val="00E47B7A"/>
    <w:rsid w:val="00E57D36"/>
    <w:rsid w:val="00E714AD"/>
    <w:rsid w:val="00E72721"/>
    <w:rsid w:val="00E84C61"/>
    <w:rsid w:val="00E923E1"/>
    <w:rsid w:val="00E97A38"/>
    <w:rsid w:val="00EB6C47"/>
    <w:rsid w:val="00EC4C2B"/>
    <w:rsid w:val="00ED1783"/>
    <w:rsid w:val="00EE0962"/>
    <w:rsid w:val="00EF3D0F"/>
    <w:rsid w:val="00F11191"/>
    <w:rsid w:val="00F230B2"/>
    <w:rsid w:val="00F42C3C"/>
    <w:rsid w:val="00F42D7C"/>
    <w:rsid w:val="00F45858"/>
    <w:rsid w:val="00F46206"/>
    <w:rsid w:val="00F50183"/>
    <w:rsid w:val="00F521EB"/>
    <w:rsid w:val="00F55087"/>
    <w:rsid w:val="00F5618C"/>
    <w:rsid w:val="00F61F7D"/>
    <w:rsid w:val="00F62C50"/>
    <w:rsid w:val="00F740D4"/>
    <w:rsid w:val="00F7731E"/>
    <w:rsid w:val="00F809B4"/>
    <w:rsid w:val="00F81C01"/>
    <w:rsid w:val="00F82B6A"/>
    <w:rsid w:val="00F83FD8"/>
    <w:rsid w:val="00F9468F"/>
    <w:rsid w:val="00FB35C7"/>
    <w:rsid w:val="00FB66D9"/>
    <w:rsid w:val="00FD397B"/>
    <w:rsid w:val="00FD4E4C"/>
    <w:rsid w:val="00FD5B08"/>
    <w:rsid w:val="00FD710C"/>
    <w:rsid w:val="00FE3254"/>
    <w:rsid w:val="0ED32608"/>
    <w:rsid w:val="53F50210"/>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E2AE398"/>
  <w15:docId w15:val="{B71EC46C-0D13-4F93-BE69-B93D26D9B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80302F"/>
    <w:pPr>
      <w:widowControl w:val="0"/>
      <w:jc w:val="both"/>
    </w:pPr>
    <w:rPr>
      <w:kern w:val="2"/>
      <w:sz w:val="21"/>
      <w:szCs w:val="24"/>
      <w:lang w:val="en-AU"/>
    </w:rPr>
  </w:style>
  <w:style w:type="paragraph" w:styleId="Heading1">
    <w:name w:val="heading 1"/>
    <w:basedOn w:val="Normal"/>
    <w:next w:val="Normal"/>
    <w:link w:val="Heading1Char"/>
    <w:qFormat/>
    <w:rsid w:val="002B616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rsid w:val="002023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nhideWhenUsed/>
    <w:qFormat/>
    <w:rsid w:val="00840576"/>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0302F"/>
    <w:pPr>
      <w:tabs>
        <w:tab w:val="center" w:pos="4153"/>
        <w:tab w:val="right" w:pos="8306"/>
      </w:tabs>
      <w:snapToGrid w:val="0"/>
      <w:jc w:val="left"/>
    </w:pPr>
    <w:rPr>
      <w:sz w:val="18"/>
      <w:szCs w:val="18"/>
    </w:rPr>
  </w:style>
  <w:style w:type="paragraph" w:styleId="Header">
    <w:name w:val="header"/>
    <w:basedOn w:val="Normal"/>
    <w:link w:val="HeaderChar"/>
    <w:uiPriority w:val="99"/>
    <w:rsid w:val="0080302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0302F"/>
    <w:rPr>
      <w:kern w:val="2"/>
      <w:sz w:val="18"/>
      <w:szCs w:val="18"/>
    </w:rPr>
  </w:style>
  <w:style w:type="character" w:customStyle="1" w:styleId="FooterChar">
    <w:name w:val="Footer Char"/>
    <w:basedOn w:val="DefaultParagraphFont"/>
    <w:link w:val="Footer"/>
    <w:uiPriority w:val="99"/>
    <w:rsid w:val="0080302F"/>
    <w:rPr>
      <w:kern w:val="2"/>
      <w:sz w:val="18"/>
      <w:szCs w:val="18"/>
    </w:rPr>
  </w:style>
  <w:style w:type="paragraph" w:styleId="Date">
    <w:name w:val="Date"/>
    <w:basedOn w:val="Normal"/>
    <w:next w:val="Normal"/>
    <w:link w:val="DateChar"/>
    <w:rsid w:val="0045526B"/>
    <w:pPr>
      <w:ind w:leftChars="2500" w:left="100"/>
    </w:pPr>
  </w:style>
  <w:style w:type="character" w:customStyle="1" w:styleId="DateChar">
    <w:name w:val="Date Char"/>
    <w:basedOn w:val="DefaultParagraphFont"/>
    <w:link w:val="Date"/>
    <w:rsid w:val="0045526B"/>
    <w:rPr>
      <w:kern w:val="2"/>
      <w:sz w:val="21"/>
      <w:szCs w:val="24"/>
    </w:rPr>
  </w:style>
  <w:style w:type="character" w:styleId="Hyperlink">
    <w:name w:val="Hyperlink"/>
    <w:uiPriority w:val="99"/>
    <w:rsid w:val="002B6167"/>
    <w:rPr>
      <w:color w:val="0000FF"/>
      <w:u w:val="single"/>
    </w:rPr>
  </w:style>
  <w:style w:type="paragraph" w:customStyle="1" w:styleId="SectionTitle">
    <w:name w:val="Section Title"/>
    <w:basedOn w:val="Normal"/>
    <w:next w:val="Normal"/>
    <w:rsid w:val="002B6167"/>
    <w:pPr>
      <w:widowControl/>
      <w:pBdr>
        <w:bottom w:val="double" w:sz="4" w:space="1" w:color="auto"/>
      </w:pBdr>
      <w:spacing w:before="240" w:after="240"/>
      <w:jc w:val="left"/>
    </w:pPr>
    <w:rPr>
      <w:rFonts w:ascii="Tahoma" w:eastAsia="Times New Roman" w:hAnsi="Tahoma" w:cs="Times New Roman"/>
      <w:kern w:val="0"/>
      <w:sz w:val="32"/>
      <w:lang w:val="en-CA" w:eastAsia="en-US"/>
    </w:rPr>
  </w:style>
  <w:style w:type="paragraph" w:styleId="TOC2">
    <w:name w:val="toc 2"/>
    <w:basedOn w:val="Normal"/>
    <w:next w:val="Normal"/>
    <w:autoRedefine/>
    <w:uiPriority w:val="39"/>
    <w:rsid w:val="00D665F7"/>
    <w:pPr>
      <w:tabs>
        <w:tab w:val="left" w:pos="625"/>
        <w:tab w:val="right" w:leader="dot" w:pos="8296"/>
      </w:tabs>
      <w:ind w:left="210"/>
      <w:jc w:val="left"/>
    </w:pPr>
    <w:rPr>
      <w:rFonts w:ascii="Times New Roman" w:hAnsi="Times New Roman" w:cs="Times New Roman"/>
      <w:b/>
      <w:bCs/>
      <w:noProof/>
      <w:sz w:val="22"/>
      <w:szCs w:val="22"/>
    </w:rPr>
  </w:style>
  <w:style w:type="paragraph" w:styleId="TOC1">
    <w:name w:val="toc 1"/>
    <w:basedOn w:val="Normal"/>
    <w:next w:val="Normal"/>
    <w:autoRedefine/>
    <w:uiPriority w:val="39"/>
    <w:rsid w:val="00CD4232"/>
    <w:pPr>
      <w:spacing w:before="120"/>
      <w:jc w:val="left"/>
    </w:pPr>
    <w:rPr>
      <w:b/>
      <w:bCs/>
      <w:sz w:val="24"/>
    </w:rPr>
  </w:style>
  <w:style w:type="character" w:customStyle="1" w:styleId="Heading1Char">
    <w:name w:val="Heading 1 Char"/>
    <w:basedOn w:val="DefaultParagraphFont"/>
    <w:link w:val="Heading1"/>
    <w:rsid w:val="002B6167"/>
    <w:rPr>
      <w:b/>
      <w:bCs/>
      <w:kern w:val="44"/>
      <w:sz w:val="44"/>
      <w:szCs w:val="44"/>
    </w:rPr>
  </w:style>
  <w:style w:type="paragraph" w:styleId="TOCHeading">
    <w:name w:val="TOC Heading"/>
    <w:basedOn w:val="Heading1"/>
    <w:next w:val="Normal"/>
    <w:uiPriority w:val="39"/>
    <w:unhideWhenUsed/>
    <w:qFormat/>
    <w:rsid w:val="002B616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Strong">
    <w:name w:val="Strong"/>
    <w:basedOn w:val="DefaultParagraphFont"/>
    <w:qFormat/>
    <w:rsid w:val="002B6167"/>
    <w:rPr>
      <w:b/>
      <w:bCs/>
    </w:rPr>
  </w:style>
  <w:style w:type="character" w:customStyle="1" w:styleId="Heading2Char">
    <w:name w:val="Heading 2 Char"/>
    <w:basedOn w:val="DefaultParagraphFont"/>
    <w:link w:val="Heading2"/>
    <w:rsid w:val="0020233F"/>
    <w:rPr>
      <w:rFonts w:asciiTheme="majorHAnsi" w:eastAsiaTheme="majorEastAsia" w:hAnsiTheme="majorHAnsi" w:cstheme="majorBidi"/>
      <w:b/>
      <w:bCs/>
      <w:kern w:val="2"/>
      <w:sz w:val="32"/>
      <w:szCs w:val="32"/>
    </w:rPr>
  </w:style>
  <w:style w:type="paragraph" w:styleId="ListParagraph">
    <w:name w:val="List Paragraph"/>
    <w:basedOn w:val="Normal"/>
    <w:link w:val="ListParagraphChar"/>
    <w:uiPriority w:val="34"/>
    <w:qFormat/>
    <w:rsid w:val="00C67ACC"/>
    <w:pPr>
      <w:ind w:firstLineChars="200" w:firstLine="420"/>
    </w:pPr>
  </w:style>
  <w:style w:type="paragraph" w:styleId="BodyText">
    <w:name w:val="Body Text"/>
    <w:basedOn w:val="Normal"/>
    <w:link w:val="BodyTextChar"/>
    <w:rsid w:val="00C276CC"/>
    <w:pPr>
      <w:widowControl/>
      <w:jc w:val="left"/>
    </w:pPr>
    <w:rPr>
      <w:rFonts w:ascii="Arial" w:eastAsia="Times New Roman" w:hAnsi="Arial" w:cs="Times New Roman"/>
      <w:i/>
      <w:iCs/>
      <w:kern w:val="0"/>
      <w:sz w:val="22"/>
      <w:szCs w:val="20"/>
    </w:rPr>
  </w:style>
  <w:style w:type="character" w:customStyle="1" w:styleId="BodyTextChar">
    <w:name w:val="Body Text Char"/>
    <w:basedOn w:val="DefaultParagraphFont"/>
    <w:link w:val="BodyText"/>
    <w:rsid w:val="00C276CC"/>
    <w:rPr>
      <w:rFonts w:ascii="Arial" w:eastAsia="Times New Roman" w:hAnsi="Arial" w:cs="Times New Roman"/>
      <w:i/>
      <w:iCs/>
      <w:sz w:val="22"/>
    </w:rPr>
  </w:style>
  <w:style w:type="paragraph" w:customStyle="1" w:styleId="Default">
    <w:name w:val="Default"/>
    <w:rsid w:val="00C276CC"/>
    <w:pPr>
      <w:autoSpaceDE w:val="0"/>
      <w:autoSpaceDN w:val="0"/>
      <w:adjustRightInd w:val="0"/>
    </w:pPr>
    <w:rPr>
      <w:rFonts w:ascii="Arial" w:hAnsi="Arial" w:cs="Arial"/>
      <w:color w:val="000000"/>
      <w:sz w:val="24"/>
      <w:szCs w:val="24"/>
      <w:lang w:eastAsia="en-US"/>
    </w:rPr>
  </w:style>
  <w:style w:type="paragraph" w:styleId="TOC3">
    <w:name w:val="toc 3"/>
    <w:basedOn w:val="Normal"/>
    <w:next w:val="Normal"/>
    <w:autoRedefine/>
    <w:uiPriority w:val="39"/>
    <w:unhideWhenUsed/>
    <w:rsid w:val="00637F68"/>
    <w:pPr>
      <w:ind w:left="420"/>
      <w:jc w:val="left"/>
    </w:pPr>
    <w:rPr>
      <w:sz w:val="22"/>
      <w:szCs w:val="22"/>
    </w:rPr>
  </w:style>
  <w:style w:type="paragraph" w:styleId="TOC4">
    <w:name w:val="toc 4"/>
    <w:basedOn w:val="Normal"/>
    <w:next w:val="Normal"/>
    <w:autoRedefine/>
    <w:uiPriority w:val="39"/>
    <w:unhideWhenUsed/>
    <w:rsid w:val="00637F68"/>
    <w:pPr>
      <w:ind w:left="630"/>
      <w:jc w:val="left"/>
    </w:pPr>
    <w:rPr>
      <w:sz w:val="20"/>
      <w:szCs w:val="20"/>
    </w:rPr>
  </w:style>
  <w:style w:type="paragraph" w:styleId="TOC5">
    <w:name w:val="toc 5"/>
    <w:basedOn w:val="Normal"/>
    <w:next w:val="Normal"/>
    <w:autoRedefine/>
    <w:uiPriority w:val="39"/>
    <w:unhideWhenUsed/>
    <w:rsid w:val="00637F68"/>
    <w:pPr>
      <w:ind w:left="840"/>
      <w:jc w:val="left"/>
    </w:pPr>
    <w:rPr>
      <w:sz w:val="20"/>
      <w:szCs w:val="20"/>
    </w:rPr>
  </w:style>
  <w:style w:type="paragraph" w:styleId="TOC6">
    <w:name w:val="toc 6"/>
    <w:basedOn w:val="Normal"/>
    <w:next w:val="Normal"/>
    <w:autoRedefine/>
    <w:uiPriority w:val="39"/>
    <w:unhideWhenUsed/>
    <w:rsid w:val="00637F68"/>
    <w:pPr>
      <w:ind w:left="1050"/>
      <w:jc w:val="left"/>
    </w:pPr>
    <w:rPr>
      <w:sz w:val="20"/>
      <w:szCs w:val="20"/>
    </w:rPr>
  </w:style>
  <w:style w:type="paragraph" w:styleId="TOC7">
    <w:name w:val="toc 7"/>
    <w:basedOn w:val="Normal"/>
    <w:next w:val="Normal"/>
    <w:autoRedefine/>
    <w:uiPriority w:val="39"/>
    <w:unhideWhenUsed/>
    <w:rsid w:val="00637F68"/>
    <w:pPr>
      <w:ind w:left="1260"/>
      <w:jc w:val="left"/>
    </w:pPr>
    <w:rPr>
      <w:sz w:val="20"/>
      <w:szCs w:val="20"/>
    </w:rPr>
  </w:style>
  <w:style w:type="paragraph" w:styleId="TOC8">
    <w:name w:val="toc 8"/>
    <w:basedOn w:val="Normal"/>
    <w:next w:val="Normal"/>
    <w:autoRedefine/>
    <w:uiPriority w:val="39"/>
    <w:unhideWhenUsed/>
    <w:rsid w:val="00637F68"/>
    <w:pPr>
      <w:ind w:left="1470"/>
      <w:jc w:val="left"/>
    </w:pPr>
    <w:rPr>
      <w:sz w:val="20"/>
      <w:szCs w:val="20"/>
    </w:rPr>
  </w:style>
  <w:style w:type="paragraph" w:styleId="TOC9">
    <w:name w:val="toc 9"/>
    <w:basedOn w:val="Normal"/>
    <w:next w:val="Normal"/>
    <w:autoRedefine/>
    <w:uiPriority w:val="39"/>
    <w:unhideWhenUsed/>
    <w:rsid w:val="00637F68"/>
    <w:pPr>
      <w:ind w:left="1680"/>
      <w:jc w:val="left"/>
    </w:pPr>
    <w:rPr>
      <w:sz w:val="20"/>
      <w:szCs w:val="20"/>
    </w:rPr>
  </w:style>
  <w:style w:type="paragraph" w:styleId="BalloonText">
    <w:name w:val="Balloon Text"/>
    <w:basedOn w:val="Normal"/>
    <w:link w:val="BalloonTextChar"/>
    <w:rsid w:val="00CD4232"/>
    <w:rPr>
      <w:sz w:val="18"/>
      <w:szCs w:val="18"/>
    </w:rPr>
  </w:style>
  <w:style w:type="character" w:customStyle="1" w:styleId="BalloonTextChar">
    <w:name w:val="Balloon Text Char"/>
    <w:basedOn w:val="DefaultParagraphFont"/>
    <w:link w:val="BalloonText"/>
    <w:rsid w:val="00CD4232"/>
    <w:rPr>
      <w:kern w:val="2"/>
      <w:sz w:val="18"/>
      <w:szCs w:val="18"/>
    </w:rPr>
  </w:style>
  <w:style w:type="character" w:styleId="FollowedHyperlink">
    <w:name w:val="FollowedHyperlink"/>
    <w:basedOn w:val="DefaultParagraphFont"/>
    <w:rsid w:val="002F12C0"/>
    <w:rPr>
      <w:color w:val="954F72" w:themeColor="followedHyperlink"/>
      <w:u w:val="single"/>
    </w:rPr>
  </w:style>
  <w:style w:type="character" w:styleId="CommentReference">
    <w:name w:val="annotation reference"/>
    <w:basedOn w:val="DefaultParagraphFont"/>
    <w:rsid w:val="00FD397B"/>
    <w:rPr>
      <w:sz w:val="18"/>
      <w:szCs w:val="18"/>
    </w:rPr>
  </w:style>
  <w:style w:type="paragraph" w:styleId="CommentText">
    <w:name w:val="annotation text"/>
    <w:basedOn w:val="Normal"/>
    <w:link w:val="CommentTextChar"/>
    <w:rsid w:val="00FD397B"/>
    <w:rPr>
      <w:sz w:val="24"/>
    </w:rPr>
  </w:style>
  <w:style w:type="character" w:customStyle="1" w:styleId="CommentTextChar">
    <w:name w:val="Comment Text Char"/>
    <w:basedOn w:val="DefaultParagraphFont"/>
    <w:link w:val="CommentText"/>
    <w:rsid w:val="00FD397B"/>
    <w:rPr>
      <w:kern w:val="2"/>
      <w:sz w:val="24"/>
      <w:szCs w:val="24"/>
      <w:lang w:val="en-AU"/>
    </w:rPr>
  </w:style>
  <w:style w:type="paragraph" w:styleId="CommentSubject">
    <w:name w:val="annotation subject"/>
    <w:basedOn w:val="CommentText"/>
    <w:next w:val="CommentText"/>
    <w:link w:val="CommentSubjectChar"/>
    <w:rsid w:val="00FD397B"/>
    <w:rPr>
      <w:b/>
      <w:bCs/>
      <w:sz w:val="20"/>
      <w:szCs w:val="20"/>
    </w:rPr>
  </w:style>
  <w:style w:type="character" w:customStyle="1" w:styleId="CommentSubjectChar">
    <w:name w:val="Comment Subject Char"/>
    <w:basedOn w:val="CommentTextChar"/>
    <w:link w:val="CommentSubject"/>
    <w:rsid w:val="00FD397B"/>
    <w:rPr>
      <w:b/>
      <w:bCs/>
      <w:kern w:val="2"/>
      <w:sz w:val="24"/>
      <w:szCs w:val="24"/>
      <w:lang w:val="en-AU"/>
    </w:rPr>
  </w:style>
  <w:style w:type="table" w:styleId="TableGrid">
    <w:name w:val="Table Grid"/>
    <w:basedOn w:val="TableNormal"/>
    <w:uiPriority w:val="39"/>
    <w:qFormat/>
    <w:rsid w:val="003438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表 4 - 着色 51"/>
    <w:basedOn w:val="TableNormal"/>
    <w:uiPriority w:val="49"/>
    <w:rsid w:val="00993E99"/>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5-51">
    <w:name w:val="网格表 5 深色 - 着色 51"/>
    <w:basedOn w:val="TableNormal"/>
    <w:uiPriority w:val="50"/>
    <w:rsid w:val="00F5618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21">
    <w:name w:val="网格表 5 深色 - 着色 21"/>
    <w:basedOn w:val="TableNormal"/>
    <w:uiPriority w:val="50"/>
    <w:rsid w:val="00F62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3Char">
    <w:name w:val="Heading 3 Char"/>
    <w:basedOn w:val="DefaultParagraphFont"/>
    <w:link w:val="Heading3"/>
    <w:rsid w:val="00840576"/>
    <w:rPr>
      <w:rFonts w:asciiTheme="majorHAnsi" w:eastAsiaTheme="majorEastAsia" w:hAnsiTheme="majorHAnsi" w:cstheme="majorBidi"/>
      <w:b/>
      <w:bCs/>
      <w:color w:val="5B9BD5" w:themeColor="accent1"/>
      <w:kern w:val="2"/>
      <w:sz w:val="21"/>
      <w:szCs w:val="24"/>
      <w:lang w:val="en-AU"/>
    </w:rPr>
  </w:style>
  <w:style w:type="paragraph" w:styleId="NormalWeb">
    <w:name w:val="Normal (Web)"/>
    <w:basedOn w:val="Normal"/>
    <w:uiPriority w:val="99"/>
    <w:unhideWhenUsed/>
    <w:rsid w:val="007768EC"/>
    <w:pPr>
      <w:widowControl/>
      <w:spacing w:before="100" w:beforeAutospacing="1" w:after="100" w:afterAutospacing="1"/>
      <w:jc w:val="left"/>
    </w:pPr>
    <w:rPr>
      <w:rFonts w:ascii="Times New Roman" w:eastAsia="Times New Roman" w:hAnsi="Times New Roman" w:cs="Times New Roman"/>
      <w:kern w:val="0"/>
      <w:sz w:val="24"/>
      <w:lang w:val="en-US" w:eastAsia="en-US"/>
    </w:rPr>
  </w:style>
  <w:style w:type="paragraph" w:customStyle="1" w:styleId="BulletStyle1">
    <w:name w:val="Bullet Style1"/>
    <w:basedOn w:val="ListParagraph"/>
    <w:link w:val="BulletStyle1Char"/>
    <w:qFormat/>
    <w:rsid w:val="00C178B1"/>
    <w:pPr>
      <w:widowControl/>
      <w:numPr>
        <w:numId w:val="12"/>
      </w:numPr>
      <w:ind w:firstLineChars="0" w:firstLine="0"/>
      <w:contextualSpacing/>
    </w:pPr>
    <w:rPr>
      <w:rFonts w:ascii="Calibri" w:eastAsia="Times New Roman" w:hAnsi="Calibri" w:cs="Times New Roman"/>
      <w:szCs w:val="22"/>
    </w:rPr>
  </w:style>
  <w:style w:type="character" w:customStyle="1" w:styleId="ListParagraphChar">
    <w:name w:val="List Paragraph Char"/>
    <w:basedOn w:val="DefaultParagraphFont"/>
    <w:link w:val="ListParagraph"/>
    <w:uiPriority w:val="34"/>
    <w:qFormat/>
    <w:rsid w:val="00C178B1"/>
    <w:rPr>
      <w:kern w:val="2"/>
      <w:sz w:val="21"/>
      <w:szCs w:val="24"/>
      <w:lang w:val="en-AU"/>
    </w:rPr>
  </w:style>
  <w:style w:type="character" w:customStyle="1" w:styleId="BulletStyle1Char">
    <w:name w:val="Bullet Style1 Char"/>
    <w:basedOn w:val="ListParagraphChar"/>
    <w:link w:val="BulletStyle1"/>
    <w:rsid w:val="00C178B1"/>
    <w:rPr>
      <w:rFonts w:ascii="Calibri" w:eastAsia="Times New Roman" w:hAnsi="Calibri" w:cs="Times New Roman"/>
      <w:kern w:val="2"/>
      <w:sz w:val="21"/>
      <w:szCs w:val="22"/>
      <w:lang w:val="en-AU"/>
    </w:rPr>
  </w:style>
  <w:style w:type="paragraph" w:customStyle="1" w:styleId="ListParagraph1">
    <w:name w:val="List Paragraph1"/>
    <w:basedOn w:val="Normal"/>
    <w:uiPriority w:val="34"/>
    <w:qFormat/>
    <w:rsid w:val="00C178B1"/>
    <w:pPr>
      <w:widowControl/>
      <w:spacing w:after="200" w:line="276" w:lineRule="auto"/>
      <w:ind w:left="720"/>
      <w:contextualSpacing/>
      <w:jc w:val="left"/>
    </w:pPr>
    <w:rPr>
      <w:rFonts w:ascii="Calibri" w:eastAsia="Times New Roman" w:hAnsi="Calibri" w:cs="Times New Roman"/>
      <w:kern w:val="0"/>
      <w:sz w:val="22"/>
      <w:szCs w:val="20"/>
      <w:lang w:eastAsia="ja-JP"/>
    </w:rPr>
  </w:style>
  <w:style w:type="character" w:customStyle="1" w:styleId="apple-converted-space">
    <w:name w:val="apple-converted-space"/>
    <w:basedOn w:val="DefaultParagraphFont"/>
    <w:rsid w:val="00C178B1"/>
  </w:style>
  <w:style w:type="character" w:customStyle="1" w:styleId="fontstyle01">
    <w:name w:val="fontstyle01"/>
    <w:basedOn w:val="DefaultParagraphFont"/>
    <w:rsid w:val="00A332E3"/>
    <w:rPr>
      <w:rFonts w:ascii="ArialMT" w:eastAsia="ArialMT" w:hAnsi="ArialMT" w:cs="ArialMT"/>
      <w:color w:val="000000"/>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45945">
      <w:bodyDiv w:val="1"/>
      <w:marLeft w:val="0"/>
      <w:marRight w:val="0"/>
      <w:marTop w:val="0"/>
      <w:marBottom w:val="0"/>
      <w:divBdr>
        <w:top w:val="none" w:sz="0" w:space="0" w:color="auto"/>
        <w:left w:val="none" w:sz="0" w:space="0" w:color="auto"/>
        <w:bottom w:val="none" w:sz="0" w:space="0" w:color="auto"/>
        <w:right w:val="none" w:sz="0" w:space="0" w:color="auto"/>
      </w:divBdr>
    </w:div>
    <w:div w:id="171840692">
      <w:bodyDiv w:val="1"/>
      <w:marLeft w:val="0"/>
      <w:marRight w:val="0"/>
      <w:marTop w:val="0"/>
      <w:marBottom w:val="0"/>
      <w:divBdr>
        <w:top w:val="none" w:sz="0" w:space="0" w:color="auto"/>
        <w:left w:val="none" w:sz="0" w:space="0" w:color="auto"/>
        <w:bottom w:val="none" w:sz="0" w:space="0" w:color="auto"/>
        <w:right w:val="none" w:sz="0" w:space="0" w:color="auto"/>
      </w:divBdr>
    </w:div>
    <w:div w:id="274219147">
      <w:bodyDiv w:val="1"/>
      <w:marLeft w:val="0"/>
      <w:marRight w:val="0"/>
      <w:marTop w:val="0"/>
      <w:marBottom w:val="0"/>
      <w:divBdr>
        <w:top w:val="none" w:sz="0" w:space="0" w:color="auto"/>
        <w:left w:val="none" w:sz="0" w:space="0" w:color="auto"/>
        <w:bottom w:val="none" w:sz="0" w:space="0" w:color="auto"/>
        <w:right w:val="none" w:sz="0" w:space="0" w:color="auto"/>
      </w:divBdr>
    </w:div>
    <w:div w:id="363555896">
      <w:bodyDiv w:val="1"/>
      <w:marLeft w:val="0"/>
      <w:marRight w:val="0"/>
      <w:marTop w:val="0"/>
      <w:marBottom w:val="0"/>
      <w:divBdr>
        <w:top w:val="none" w:sz="0" w:space="0" w:color="auto"/>
        <w:left w:val="none" w:sz="0" w:space="0" w:color="auto"/>
        <w:bottom w:val="none" w:sz="0" w:space="0" w:color="auto"/>
        <w:right w:val="none" w:sz="0" w:space="0" w:color="auto"/>
      </w:divBdr>
    </w:div>
    <w:div w:id="438796213">
      <w:bodyDiv w:val="1"/>
      <w:marLeft w:val="0"/>
      <w:marRight w:val="0"/>
      <w:marTop w:val="0"/>
      <w:marBottom w:val="0"/>
      <w:divBdr>
        <w:top w:val="none" w:sz="0" w:space="0" w:color="auto"/>
        <w:left w:val="none" w:sz="0" w:space="0" w:color="auto"/>
        <w:bottom w:val="none" w:sz="0" w:space="0" w:color="auto"/>
        <w:right w:val="none" w:sz="0" w:space="0" w:color="auto"/>
      </w:divBdr>
      <w:divsChild>
        <w:div w:id="193079618">
          <w:marLeft w:val="547"/>
          <w:marRight w:val="0"/>
          <w:marTop w:val="0"/>
          <w:marBottom w:val="0"/>
          <w:divBdr>
            <w:top w:val="none" w:sz="0" w:space="0" w:color="auto"/>
            <w:left w:val="none" w:sz="0" w:space="0" w:color="auto"/>
            <w:bottom w:val="none" w:sz="0" w:space="0" w:color="auto"/>
            <w:right w:val="none" w:sz="0" w:space="0" w:color="auto"/>
          </w:divBdr>
        </w:div>
        <w:div w:id="1807506690">
          <w:marLeft w:val="547"/>
          <w:marRight w:val="0"/>
          <w:marTop w:val="0"/>
          <w:marBottom w:val="0"/>
          <w:divBdr>
            <w:top w:val="none" w:sz="0" w:space="0" w:color="auto"/>
            <w:left w:val="none" w:sz="0" w:space="0" w:color="auto"/>
            <w:bottom w:val="none" w:sz="0" w:space="0" w:color="auto"/>
            <w:right w:val="none" w:sz="0" w:space="0" w:color="auto"/>
          </w:divBdr>
        </w:div>
        <w:div w:id="1149637520">
          <w:marLeft w:val="547"/>
          <w:marRight w:val="0"/>
          <w:marTop w:val="0"/>
          <w:marBottom w:val="0"/>
          <w:divBdr>
            <w:top w:val="none" w:sz="0" w:space="0" w:color="auto"/>
            <w:left w:val="none" w:sz="0" w:space="0" w:color="auto"/>
            <w:bottom w:val="none" w:sz="0" w:space="0" w:color="auto"/>
            <w:right w:val="none" w:sz="0" w:space="0" w:color="auto"/>
          </w:divBdr>
        </w:div>
        <w:div w:id="2136360869">
          <w:marLeft w:val="547"/>
          <w:marRight w:val="0"/>
          <w:marTop w:val="0"/>
          <w:marBottom w:val="0"/>
          <w:divBdr>
            <w:top w:val="none" w:sz="0" w:space="0" w:color="auto"/>
            <w:left w:val="none" w:sz="0" w:space="0" w:color="auto"/>
            <w:bottom w:val="none" w:sz="0" w:space="0" w:color="auto"/>
            <w:right w:val="none" w:sz="0" w:space="0" w:color="auto"/>
          </w:divBdr>
        </w:div>
        <w:div w:id="702366626">
          <w:marLeft w:val="547"/>
          <w:marRight w:val="0"/>
          <w:marTop w:val="0"/>
          <w:marBottom w:val="0"/>
          <w:divBdr>
            <w:top w:val="none" w:sz="0" w:space="0" w:color="auto"/>
            <w:left w:val="none" w:sz="0" w:space="0" w:color="auto"/>
            <w:bottom w:val="none" w:sz="0" w:space="0" w:color="auto"/>
            <w:right w:val="none" w:sz="0" w:space="0" w:color="auto"/>
          </w:divBdr>
        </w:div>
        <w:div w:id="1352414497">
          <w:marLeft w:val="547"/>
          <w:marRight w:val="0"/>
          <w:marTop w:val="0"/>
          <w:marBottom w:val="0"/>
          <w:divBdr>
            <w:top w:val="none" w:sz="0" w:space="0" w:color="auto"/>
            <w:left w:val="none" w:sz="0" w:space="0" w:color="auto"/>
            <w:bottom w:val="none" w:sz="0" w:space="0" w:color="auto"/>
            <w:right w:val="none" w:sz="0" w:space="0" w:color="auto"/>
          </w:divBdr>
        </w:div>
        <w:div w:id="1558083929">
          <w:marLeft w:val="547"/>
          <w:marRight w:val="0"/>
          <w:marTop w:val="0"/>
          <w:marBottom w:val="0"/>
          <w:divBdr>
            <w:top w:val="none" w:sz="0" w:space="0" w:color="auto"/>
            <w:left w:val="none" w:sz="0" w:space="0" w:color="auto"/>
            <w:bottom w:val="none" w:sz="0" w:space="0" w:color="auto"/>
            <w:right w:val="none" w:sz="0" w:space="0" w:color="auto"/>
          </w:divBdr>
        </w:div>
        <w:div w:id="703941024">
          <w:marLeft w:val="547"/>
          <w:marRight w:val="0"/>
          <w:marTop w:val="0"/>
          <w:marBottom w:val="0"/>
          <w:divBdr>
            <w:top w:val="none" w:sz="0" w:space="0" w:color="auto"/>
            <w:left w:val="none" w:sz="0" w:space="0" w:color="auto"/>
            <w:bottom w:val="none" w:sz="0" w:space="0" w:color="auto"/>
            <w:right w:val="none" w:sz="0" w:space="0" w:color="auto"/>
          </w:divBdr>
        </w:div>
        <w:div w:id="451705844">
          <w:marLeft w:val="547"/>
          <w:marRight w:val="0"/>
          <w:marTop w:val="0"/>
          <w:marBottom w:val="0"/>
          <w:divBdr>
            <w:top w:val="none" w:sz="0" w:space="0" w:color="auto"/>
            <w:left w:val="none" w:sz="0" w:space="0" w:color="auto"/>
            <w:bottom w:val="none" w:sz="0" w:space="0" w:color="auto"/>
            <w:right w:val="none" w:sz="0" w:space="0" w:color="auto"/>
          </w:divBdr>
        </w:div>
        <w:div w:id="1212880618">
          <w:marLeft w:val="547"/>
          <w:marRight w:val="0"/>
          <w:marTop w:val="0"/>
          <w:marBottom w:val="0"/>
          <w:divBdr>
            <w:top w:val="none" w:sz="0" w:space="0" w:color="auto"/>
            <w:left w:val="none" w:sz="0" w:space="0" w:color="auto"/>
            <w:bottom w:val="none" w:sz="0" w:space="0" w:color="auto"/>
            <w:right w:val="none" w:sz="0" w:space="0" w:color="auto"/>
          </w:divBdr>
        </w:div>
      </w:divsChild>
    </w:div>
    <w:div w:id="448355339">
      <w:bodyDiv w:val="1"/>
      <w:marLeft w:val="0"/>
      <w:marRight w:val="0"/>
      <w:marTop w:val="0"/>
      <w:marBottom w:val="0"/>
      <w:divBdr>
        <w:top w:val="none" w:sz="0" w:space="0" w:color="auto"/>
        <w:left w:val="none" w:sz="0" w:space="0" w:color="auto"/>
        <w:bottom w:val="none" w:sz="0" w:space="0" w:color="auto"/>
        <w:right w:val="none" w:sz="0" w:space="0" w:color="auto"/>
      </w:divBdr>
    </w:div>
    <w:div w:id="588852101">
      <w:bodyDiv w:val="1"/>
      <w:marLeft w:val="0"/>
      <w:marRight w:val="0"/>
      <w:marTop w:val="0"/>
      <w:marBottom w:val="0"/>
      <w:divBdr>
        <w:top w:val="none" w:sz="0" w:space="0" w:color="auto"/>
        <w:left w:val="none" w:sz="0" w:space="0" w:color="auto"/>
        <w:bottom w:val="none" w:sz="0" w:space="0" w:color="auto"/>
        <w:right w:val="none" w:sz="0" w:space="0" w:color="auto"/>
      </w:divBdr>
    </w:div>
    <w:div w:id="939533141">
      <w:bodyDiv w:val="1"/>
      <w:marLeft w:val="0"/>
      <w:marRight w:val="0"/>
      <w:marTop w:val="0"/>
      <w:marBottom w:val="0"/>
      <w:divBdr>
        <w:top w:val="none" w:sz="0" w:space="0" w:color="auto"/>
        <w:left w:val="none" w:sz="0" w:space="0" w:color="auto"/>
        <w:bottom w:val="none" w:sz="0" w:space="0" w:color="auto"/>
        <w:right w:val="none" w:sz="0" w:space="0" w:color="auto"/>
      </w:divBdr>
    </w:div>
    <w:div w:id="975833948">
      <w:bodyDiv w:val="1"/>
      <w:marLeft w:val="0"/>
      <w:marRight w:val="0"/>
      <w:marTop w:val="0"/>
      <w:marBottom w:val="0"/>
      <w:divBdr>
        <w:top w:val="none" w:sz="0" w:space="0" w:color="auto"/>
        <w:left w:val="none" w:sz="0" w:space="0" w:color="auto"/>
        <w:bottom w:val="none" w:sz="0" w:space="0" w:color="auto"/>
        <w:right w:val="none" w:sz="0" w:space="0" w:color="auto"/>
      </w:divBdr>
    </w:div>
    <w:div w:id="1230115585">
      <w:bodyDiv w:val="1"/>
      <w:marLeft w:val="0"/>
      <w:marRight w:val="0"/>
      <w:marTop w:val="0"/>
      <w:marBottom w:val="0"/>
      <w:divBdr>
        <w:top w:val="none" w:sz="0" w:space="0" w:color="auto"/>
        <w:left w:val="none" w:sz="0" w:space="0" w:color="auto"/>
        <w:bottom w:val="none" w:sz="0" w:space="0" w:color="auto"/>
        <w:right w:val="none" w:sz="0" w:space="0" w:color="auto"/>
      </w:divBdr>
    </w:div>
    <w:div w:id="1292856601">
      <w:bodyDiv w:val="1"/>
      <w:marLeft w:val="0"/>
      <w:marRight w:val="0"/>
      <w:marTop w:val="0"/>
      <w:marBottom w:val="0"/>
      <w:divBdr>
        <w:top w:val="none" w:sz="0" w:space="0" w:color="auto"/>
        <w:left w:val="none" w:sz="0" w:space="0" w:color="auto"/>
        <w:bottom w:val="none" w:sz="0" w:space="0" w:color="auto"/>
        <w:right w:val="none" w:sz="0" w:space="0" w:color="auto"/>
      </w:divBdr>
    </w:div>
    <w:div w:id="1516966800">
      <w:bodyDiv w:val="1"/>
      <w:marLeft w:val="0"/>
      <w:marRight w:val="0"/>
      <w:marTop w:val="0"/>
      <w:marBottom w:val="0"/>
      <w:divBdr>
        <w:top w:val="none" w:sz="0" w:space="0" w:color="auto"/>
        <w:left w:val="none" w:sz="0" w:space="0" w:color="auto"/>
        <w:bottom w:val="none" w:sz="0" w:space="0" w:color="auto"/>
        <w:right w:val="none" w:sz="0" w:space="0" w:color="auto"/>
      </w:divBdr>
    </w:div>
    <w:div w:id="1546485687">
      <w:bodyDiv w:val="1"/>
      <w:marLeft w:val="0"/>
      <w:marRight w:val="0"/>
      <w:marTop w:val="0"/>
      <w:marBottom w:val="0"/>
      <w:divBdr>
        <w:top w:val="none" w:sz="0" w:space="0" w:color="auto"/>
        <w:left w:val="none" w:sz="0" w:space="0" w:color="auto"/>
        <w:bottom w:val="none" w:sz="0" w:space="0" w:color="auto"/>
        <w:right w:val="none" w:sz="0" w:space="0" w:color="auto"/>
      </w:divBdr>
    </w:div>
    <w:div w:id="1596476166">
      <w:bodyDiv w:val="1"/>
      <w:marLeft w:val="0"/>
      <w:marRight w:val="0"/>
      <w:marTop w:val="0"/>
      <w:marBottom w:val="0"/>
      <w:divBdr>
        <w:top w:val="none" w:sz="0" w:space="0" w:color="auto"/>
        <w:left w:val="none" w:sz="0" w:space="0" w:color="auto"/>
        <w:bottom w:val="none" w:sz="0" w:space="0" w:color="auto"/>
        <w:right w:val="none" w:sz="0" w:space="0" w:color="auto"/>
      </w:divBdr>
    </w:div>
    <w:div w:id="1859808592">
      <w:bodyDiv w:val="1"/>
      <w:marLeft w:val="0"/>
      <w:marRight w:val="0"/>
      <w:marTop w:val="0"/>
      <w:marBottom w:val="0"/>
      <w:divBdr>
        <w:top w:val="none" w:sz="0" w:space="0" w:color="auto"/>
        <w:left w:val="none" w:sz="0" w:space="0" w:color="auto"/>
        <w:bottom w:val="none" w:sz="0" w:space="0" w:color="auto"/>
        <w:right w:val="none" w:sz="0" w:space="0" w:color="auto"/>
      </w:divBdr>
    </w:div>
    <w:div w:id="1950893335">
      <w:bodyDiv w:val="1"/>
      <w:marLeft w:val="0"/>
      <w:marRight w:val="0"/>
      <w:marTop w:val="0"/>
      <w:marBottom w:val="0"/>
      <w:divBdr>
        <w:top w:val="none" w:sz="0" w:space="0" w:color="auto"/>
        <w:left w:val="none" w:sz="0" w:space="0" w:color="auto"/>
        <w:bottom w:val="none" w:sz="0" w:space="0" w:color="auto"/>
        <w:right w:val="none" w:sz="0" w:space="0" w:color="auto"/>
      </w:divBdr>
    </w:div>
    <w:div w:id="2001689617">
      <w:bodyDiv w:val="1"/>
      <w:marLeft w:val="0"/>
      <w:marRight w:val="0"/>
      <w:marTop w:val="0"/>
      <w:marBottom w:val="0"/>
      <w:divBdr>
        <w:top w:val="none" w:sz="0" w:space="0" w:color="auto"/>
        <w:left w:val="none" w:sz="0" w:space="0" w:color="auto"/>
        <w:bottom w:val="none" w:sz="0" w:space="0" w:color="auto"/>
        <w:right w:val="none" w:sz="0" w:space="0" w:color="auto"/>
      </w:divBdr>
    </w:div>
    <w:div w:id="2033996973">
      <w:bodyDiv w:val="1"/>
      <w:marLeft w:val="0"/>
      <w:marRight w:val="0"/>
      <w:marTop w:val="0"/>
      <w:marBottom w:val="0"/>
      <w:divBdr>
        <w:top w:val="none" w:sz="0" w:space="0" w:color="auto"/>
        <w:left w:val="none" w:sz="0" w:space="0" w:color="auto"/>
        <w:bottom w:val="none" w:sz="0" w:space="0" w:color="auto"/>
        <w:right w:val="none" w:sz="0" w:space="0" w:color="auto"/>
      </w:divBdr>
    </w:div>
    <w:div w:id="2072843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tat-computing.org/dataexpo/2009/supplemental-data.html" TargetMode="External"/><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tat-computing.org/dataexpo/2009/posters/wicklin-allison.pdf" TargetMode="External"/><Relationship Id="rId50" Type="http://schemas.openxmlformats.org/officeDocument/2006/relationships/hyperlink" Target="http://stat-computing.org/dataexpo/2009/posters/dey-phillips-steele.pdf" TargetMode="External"/><Relationship Id="rId55" Type="http://schemas.openxmlformats.org/officeDocument/2006/relationships/image" Target="media/image32.png"/><Relationship Id="rId63" Type="http://schemas.openxmlformats.org/officeDocument/2006/relationships/hyperlink" Target="https://github.com/nagibshah/FlightDataVisualisation/blob/master/Rworks/correlationMatrix.Rmd" TargetMode="External"/><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microsoft.com/office/2011/relationships/commentsExtended" Target="commentsExtended.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xliberation.com/googlecharts/d3flights.html" TargetMode="External"/><Relationship Id="rId58" Type="http://schemas.openxmlformats.org/officeDocument/2006/relationships/hyperlink" Target="https://github.com/nagibshah/FlightDataVisualisation/blob/master/VisualisationsD3/flight-vaV2.html" TargetMode="Externa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tat-computing.org/dataexpo/2009/posters/wickham.pdf" TargetMode="External"/><Relationship Id="rId57" Type="http://schemas.openxmlformats.org/officeDocument/2006/relationships/hyperlink" Target="http://stat-computing.org/dataexpo/2009/supplemental-data.html" TargetMode="External"/><Relationship Id="rId61" Type="http://schemas.openxmlformats.org/officeDocument/2006/relationships/hyperlink" Target="https://github.com/nagibshah/FlightDataVisualisation/blob/master/VisualisationsD3/flight-va.html" TargetMode="External"/><Relationship Id="rId10" Type="http://schemas.openxmlformats.org/officeDocument/2006/relationships/image" Target="media/image2.png"/><Relationship Id="rId19" Type="http://schemas.openxmlformats.org/officeDocument/2006/relationships/hyperlink" Target="http://stat-computing.org/dataexpo/2009/supplemental-data.html" TargetMode="External"/><Relationship Id="rId31" Type="http://schemas.openxmlformats.org/officeDocument/2006/relationships/comments" Target="comments.xml"/><Relationship Id="rId44" Type="http://schemas.openxmlformats.org/officeDocument/2006/relationships/image" Target="media/image30.png"/><Relationship Id="rId52" Type="http://schemas.openxmlformats.org/officeDocument/2006/relationships/hyperlink" Target="http://mbostock.github.io/d3/talk/20111116/airports.html" TargetMode="External"/><Relationship Id="rId60" Type="http://schemas.openxmlformats.org/officeDocument/2006/relationships/hyperlink" Target="https://github.com/nagibshah/FlightDataVisualisation/blob/master/VisualisationsD3/bubbleforce2.html" TargetMode="External"/><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tat-computing.org/dataexpo/2009/posters/hofmann-cook.pdf" TargetMode="External"/><Relationship Id="rId56" Type="http://schemas.openxmlformats.org/officeDocument/2006/relationships/hyperlink" Target="http://stat-computing.org/dataexpo/2009/" TargetMode="External"/><Relationship Id="rId64" Type="http://schemas.openxmlformats.org/officeDocument/2006/relationships/hyperlink" Target="https://github.com/nagibshah/FlightDataVisualisation/blob/master/final%20report/Evaluation%20Statistical%20Testing/Best%20%26%20Worst%20Airport%20Statistical%20Evaluation.ipynb"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prcweb/d3-circularhea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tat-computing.org/dataexpo/2009/"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bl.ocks.org/mbostock/1804889" TargetMode="External"/><Relationship Id="rId59" Type="http://schemas.openxmlformats.org/officeDocument/2006/relationships/hyperlink" Target="https://github.com/nagibshah/FlightDataVisualisation/blob/master/VisualisationsD3/DailyFlightHeatmap.html" TargetMode="External"/><Relationship Id="rId67" Type="http://schemas.openxmlformats.org/officeDocument/2006/relationships/fontTable" Target="fontTable.xml"/><Relationship Id="rId20" Type="http://schemas.openxmlformats.org/officeDocument/2006/relationships/hyperlink" Target="http://stat-computing.org/dataexpo/2009/supplemental-data.html" TargetMode="External"/><Relationship Id="rId41" Type="http://schemas.openxmlformats.org/officeDocument/2006/relationships/image" Target="media/image27.png"/><Relationship Id="rId54" Type="http://schemas.openxmlformats.org/officeDocument/2006/relationships/hyperlink" Target="https://github.com/nicgirault/circosjs" TargetMode="External"/><Relationship Id="rId62" Type="http://schemas.openxmlformats.org/officeDocument/2006/relationships/hyperlink" Target="https://github.com/nagibshah/FlightDataVisualisation/blob/master/VisualisationsD3/flight-vaV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11794D-083F-47B2-BDE3-8BA1D0628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6412</Words>
  <Characters>36552</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Flight Data Visualization Group 30</dc:creator>
  <cp:lastModifiedBy>Young CHOI</cp:lastModifiedBy>
  <cp:revision>2</cp:revision>
  <cp:lastPrinted>2017-09-27T15:01:00Z</cp:lastPrinted>
  <dcterms:created xsi:type="dcterms:W3CDTF">2017-11-01T00:14:00Z</dcterms:created>
  <dcterms:modified xsi:type="dcterms:W3CDTF">2017-11-01T00:14:00Z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